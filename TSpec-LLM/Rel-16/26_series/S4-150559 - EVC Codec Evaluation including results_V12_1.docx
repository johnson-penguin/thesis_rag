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6.wmf" ContentType="image/x-wmf"/>
  <Override PartName="/word/media/image125.wmf" ContentType="image/x-wmf"/>
  <Override PartName="/word/media/image124.wmf" ContentType="image/x-wmf"/>
  <Override PartName="/word/media/image123.wmf" ContentType="image/x-wmf"/>
  <Override PartName="/word/media/image122.wmf" ContentType="image/x-wmf"/>
  <Override PartName="/word/media/image121.wmf" ContentType="image/x-wmf"/>
  <Override PartName="/word/media/image116.wmf" ContentType="image/x-wmf"/>
  <Override PartName="/word/media/image184.wmf" ContentType="image/x-wmf"/>
  <Override PartName="/word/media/image115.wmf" ContentType="image/x-wmf"/>
  <Override PartName="/word/media/image183.wmf" ContentType="image/x-wmf"/>
  <Override PartName="/word/media/image114.wmf" ContentType="image/x-wmf"/>
  <Override PartName="/word/media/image182.wmf" ContentType="image/x-wmf"/>
  <Override PartName="/word/media/image113.wmf" ContentType="image/x-wmf"/>
  <Override PartName="/word/media/image181.wmf" ContentType="image/x-wmf"/>
  <Override PartName="/word/media/image112.wmf" ContentType="image/x-wmf"/>
  <Override PartName="/word/media/image180.wmf" ContentType="image/x-wmf"/>
  <Override PartName="/word/media/image111.wmf" ContentType="image/x-wmf"/>
  <Override PartName="/word/media/image109.wmf" ContentType="image/x-wmf"/>
  <Override PartName="/word/media/image177.wmf" ContentType="image/x-wmf"/>
  <Override PartName="/word/media/image108.wmf" ContentType="image/x-wmf"/>
  <Override PartName="/word/media/image176.wmf" ContentType="image/x-wmf"/>
  <Override PartName="/word/media/image107.wmf" ContentType="image/x-wmf"/>
  <Override PartName="/word/media/image175.wmf" ContentType="image/x-wmf"/>
  <Override PartName="/word/media/image106.wmf" ContentType="image/x-wmf"/>
  <Override PartName="/word/media/image174.wmf" ContentType="image/x-wmf"/>
  <Override PartName="/word/media/image105.wmf" ContentType="image/x-wmf"/>
  <Override PartName="/word/media/image173.wmf" ContentType="image/x-wmf"/>
  <Override PartName="/word/media/image104.wmf" ContentType="image/x-wmf"/>
  <Override PartName="/word/media/image172.wmf" ContentType="image/x-wmf"/>
  <Override PartName="/word/media/image103.wmf" ContentType="image/x-wmf"/>
  <Override PartName="/word/media/image171.wmf" ContentType="image/x-wmf"/>
  <Override PartName="/word/media/image102.wmf" ContentType="image/x-wmf"/>
  <Override PartName="/word/media/image170.wmf" ContentType="image/x-wmf"/>
  <Override PartName="/word/media/image101.wmf" ContentType="image/x-wmf"/>
  <Override PartName="/word/media/image99.wmf" ContentType="image/x-wmf"/>
  <Override PartName="/word/media/image98.wmf" ContentType="image/x-wmf"/>
  <Override PartName="/word/media/image97.wmf" ContentType="image/x-wmf"/>
  <Override PartName="/word/media/image29.wmf" ContentType="image/x-wmf"/>
  <Override PartName="/word/media/image96.wmf" ContentType="image/x-wmf"/>
  <Override PartName="/word/media/image28.wmf" ContentType="image/x-wmf"/>
  <Override PartName="/word/media/image95.wmf" ContentType="image/x-wmf"/>
  <Override PartName="/word/media/image27.wmf" ContentType="image/x-wmf"/>
  <Override PartName="/word/media/image89.wmf" ContentType="image/x-wmf"/>
  <Override PartName="/word/media/image88.wmf" ContentType="image/x-wmf"/>
  <Override PartName="/word/media/image87.wmf" ContentType="image/x-wmf"/>
  <Override PartName="/word/media/image19.wmf" ContentType="image/x-wmf"/>
  <Override PartName="/word/media/image86.wmf" ContentType="image/x-wmf"/>
  <Override PartName="/word/media/image18.wmf" ContentType="image/x-wmf"/>
  <Override PartName="/word/media/image85.wmf" ContentType="image/x-wmf"/>
  <Override PartName="/word/media/image17.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71.wmf" ContentType="image/x-wmf"/>
  <Override PartName="/word/media/image70.wmf" ContentType="image/x-wmf"/>
  <Override PartName="/word/media/image120.wmf" ContentType="image/x-wmf"/>
  <Override PartName="/word/media/image38.wmf" ContentType="image/x-wmf"/>
  <Override PartName="/word/media/image39.wmf" ContentType="image/x-wmf"/>
  <Override PartName="/word/media/image53.wmf" ContentType="image/x-wmf"/>
  <Override PartName="/word/media/image128.wmf" ContentType="image/x-wmf"/>
  <Override PartName="/word/media/image31.wmf" ContentType="image/x-wmf"/>
  <Override PartName="/word/media/image129.wmf" ContentType="image/x-wmf"/>
  <Override PartName="/word/media/image32.wmf" ContentType="image/x-wmf"/>
  <Override PartName="/word/media/image47.wmf" ContentType="image/x-wmf"/>
  <Override PartName="/word/media/image133.wmf" ContentType="image/x-wmf"/>
  <Override PartName="/word/media/image2.png" ContentType="image/png"/>
  <Override PartName="/word/media/image48.wmf" ContentType="image/x-wmf"/>
  <Override PartName="/word/media/image134.wmf" ContentType="image/x-wmf"/>
  <Override PartName="/word/media/image3.png" ContentType="image/png"/>
  <Override PartName="/word/media/image49.wmf" ContentType="image/x-wmf"/>
  <Override PartName="/word/media/image100.wmf" ContentType="image/x-wmf"/>
  <Override PartName="/word/media/image135.wmf" ContentType="image/x-wmf"/>
  <Override PartName="/word/media/image4.png" ContentType="image/png"/>
  <Override PartName="/word/media/image136.wmf" ContentType="image/x-wmf"/>
  <Override PartName="/word/media/image5.png" ContentType="image/png"/>
  <Override PartName="/word/media/image137.wmf" ContentType="image/x-wmf"/>
  <Override PartName="/word/media/image40.wmf" ContentType="image/x-wmf"/>
  <Override PartName="/word/media/image6.png" ContentType="image/png"/>
  <Override PartName="/word/media/image138.wmf" ContentType="image/x-wmf"/>
  <Override PartName="/word/media/image41.wmf" ContentType="image/x-wmf"/>
  <Override PartName="/word/media/image7.png" ContentType="image/png"/>
  <Override PartName="/word/media/image139.wmf" ContentType="image/x-wmf"/>
  <Override PartName="/word/media/image42.wmf" ContentType="image/x-wmf"/>
  <Override PartName="/word/media/image8.png" ContentType="image/png"/>
  <Override PartName="/word/media/image54.wmf" ContentType="image/x-wmf"/>
  <Override PartName="/word/media/image140.wmf" ContentType="image/x-wmf"/>
  <Override PartName="/word/media/image159.wmf" ContentType="image/x-wmf"/>
  <Override PartName="/word/media/image62.wmf" ContentType="image/x-wmf"/>
  <Override PartName="/word/media/image161.wmf" ContentType="image/x-wmf"/>
  <Override PartName="/word/media/image160.wmf" ContentType="image/x-wmf"/>
  <Override PartName="/word/media/image158.wmf" ContentType="image/x-wmf"/>
  <Override PartName="/word/media/image61.wmf" ContentType="image/x-wmf"/>
  <Override PartName="/word/media/image162.wmf" ContentType="image/x-wmf"/>
  <Override PartName="/word/media/image163.wmf" ContentType="image/x-wmf"/>
  <Override PartName="/word/media/image164.wmf" ContentType="image/x-wmf"/>
  <Override PartName="/word/media/image9.png" ContentType="image/png"/>
  <Override PartName="/word/media/image43.wmf" ContentType="image/x-wmf"/>
  <Override PartName="/word/media/image165.wmf" ContentType="image/x-wmf"/>
  <Override PartName="/word/media/image45.wmf" ContentType="image/x-wmf"/>
  <Override PartName="/word/media/image131.wmf" ContentType="image/x-wmf"/>
  <Override PartName="/word/media/image12.png" ContentType="image/png"/>
  <Override PartName="/word/media/image168.wmf" ContentType="image/x-wmf"/>
  <Override PartName="/word/media/image46.wmf" ContentType="image/x-wmf"/>
  <Override PartName="/word/media/image132.wmf" ContentType="image/x-wmf"/>
  <Override PartName="/word/media/image1.png" ContentType="image/png"/>
  <Override PartName="/word/media/image169.wmf" ContentType="image/x-wmf"/>
  <Override PartName="/word/media/image166.wmf" ContentType="image/x-wmf"/>
  <Override PartName="/word/media/image55.wmf" ContentType="image/x-wmf"/>
  <Override PartName="/word/media/image141.wmf" ContentType="image/x-wmf"/>
  <Override PartName="/word/media/image178.wmf" ContentType="image/x-wmf"/>
  <Override PartName="/word/media/image143.wmf" ContentType="image/x-wmf"/>
  <Override PartName="/word/media/image44.wmf" ContentType="image/x-wmf"/>
  <Override PartName="/word/media/image130.wmf" ContentType="image/x-wmf"/>
  <Override PartName="/word/media/image11.png" ContentType="image/png"/>
  <Override PartName="/word/media/image79.wmf" ContentType="image/x-wmf"/>
  <Override PartName="/word/media/image167.wmf" ContentType="image/x-wmf"/>
  <Override PartName="/word/media/image56.wmf" ContentType="image/x-wmf"/>
  <Override PartName="/word/media/image142.wmf" ContentType="image/x-wmf"/>
  <Override PartName="/word/media/image179.wmf" ContentType="image/x-wmf"/>
  <Override PartName="/word/media/image144.wmf" ContentType="image/x-wmf"/>
  <Override PartName="/word/media/image157.wmf" ContentType="image/x-wmf"/>
  <Override PartName="/word/media/image60.wmf" ContentType="image/x-wmf"/>
  <Override PartName="/word/media/image156.wmf" ContentType="image/x-wmf"/>
  <Override PartName="/word/media/image155.wmf" ContentType="image/x-wmf"/>
  <Override PartName="/word/media/image154.wmf" ContentType="image/x-wmf"/>
  <Override PartName="/word/media/image153.wmf" ContentType="image/x-wmf"/>
  <Override PartName="/word/media/image152.wmf" ContentType="image/x-wmf"/>
  <Override PartName="/word/media/image151.wmf" ContentType="image/x-wmf"/>
  <Override PartName="/word/media/image149.wmf" ContentType="image/x-wmf"/>
  <Override PartName="/word/media/image52.wmf" ContentType="image/x-wmf"/>
  <Override PartName="/word/media/image150.wmf" ContentType="image/x-wmf"/>
  <Override PartName="/word/media/image148.wmf" ContentType="image/x-wmf"/>
  <Override PartName="/word/media/image51.wmf" ContentType="image/x-wmf"/>
  <Override PartName="/word/media/image147.wmf" ContentType="image/x-wmf"/>
  <Override PartName="/word/media/image50.wmf" ContentType="image/x-wmf"/>
  <Override PartName="/word/media/image146.wmf" ContentType="image/x-wmf"/>
  <Override PartName="/word/media/image145.wmf" ContentType="image/x-wmf"/>
  <Override PartName="/word/media/image37.wmf" ContentType="image/x-wmf"/>
  <Override PartName="/word/media/image36.wmf" ContentType="image/x-wmf"/>
  <Override PartName="/word/media/image35.wmf" ContentType="image/x-wmf"/>
  <Override PartName="/word/media/image34.wmf" ContentType="image/x-wmf"/>
  <Override PartName="/word/media/image33.wmf" ContentType="image/x-wmf"/>
  <Override PartName="/word/media/image30.wmf" ContentType="image/x-wmf"/>
  <Override PartName="/word/media/image127.wmf" ContentType="image/x-wmf"/>
  <Override PartName="/word/media/image81.wmf" ContentType="image/x-wmf"/>
  <Override PartName="/word/media/image13.wmf" ContentType="image/x-wmf"/>
  <Override PartName="/word/media/image80.wmf" ContentType="image/x-wmf"/>
  <Override PartName="/word/media/image82.wmf" ContentType="image/x-wmf"/>
  <Override PartName="/word/media/image14.wmf" ContentType="image/x-wmf"/>
  <Override PartName="/word/media/image10.png" ContentType="image/png"/>
  <Override PartName="/word/media/image78.wmf" ContentType="image/x-wmf"/>
  <Override PartName="/word/media/image15.wmf" ContentType="image/x-wmf"/>
  <Override PartName="/word/media/image83.wmf" ContentType="image/x-wmf"/>
  <Override PartName="/word/media/image57.wmf" ContentType="image/x-wmf"/>
  <Override PartName="/word/media/image20.wmf" ContentType="image/x-wmf"/>
  <Override PartName="/word/media/image117.wmf" ContentType="image/x-wmf"/>
  <Override PartName="/word/media/image185.wmf" ContentType="image/x-wmf"/>
  <Override PartName="/word/media/image16.wmf" ContentType="image/x-wmf"/>
  <Override PartName="/word/media/image84.wmf" ContentType="image/x-wmf"/>
  <Override PartName="/word/media/image58.wmf" ContentType="image/x-wmf"/>
  <Override PartName="/word/media/image21.wmf" ContentType="image/x-wmf"/>
  <Override PartName="/word/media/image118.wmf" ContentType="image/x-wmf"/>
  <Override PartName="/word/media/image186.wmf" ContentType="image/x-wmf"/>
  <Override PartName="/word/media/image59.wmf" ContentType="image/x-wmf"/>
  <Override PartName="/word/media/image110.wmf" ContentType="image/x-wmf"/>
  <Override PartName="/word/media/image119.wmf" ContentType="image/x-wmf"/>
  <Override PartName="/word/media/image93.wmf" ContentType="image/x-wmf"/>
  <Override PartName="/word/media/image25.wmf" ContentType="image/x-wmf"/>
  <Override PartName="/word/media/image22.wmf" ContentType="image/x-wmf"/>
  <Override PartName="/word/media/image90.wmf" ContentType="image/x-wmf"/>
  <Override PartName="/word/media/image94.wmf" ContentType="image/x-wmf"/>
  <Override PartName="/word/media/image26.wmf" ContentType="image/x-wmf"/>
  <Override PartName="/word/media/image23.wmf" ContentType="image/x-wmf"/>
  <Override PartName="/word/media/image91.wmf" ContentType="image/x-wmf"/>
  <Override PartName="/word/media/image24.wmf" ContentType="image/x-wmf"/>
  <Override PartName="/word/media/image9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67.wmf" ContentType="image/x-wmf"/>
  <Override PartName="/word/media/image68.wmf" ContentType="image/x-wmf"/>
  <Override PartName="/word/media/image69.wmf" ContentType="image/x-wm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ind w:left="2127" w:hanging="2127"/>
        <w:rPr/>
      </w:pPr>
      <w:r>
        <w:rPr/>
        <w:t>Source:</w:t>
        <w:tab/>
        <w:t>HEAD acoustics GmbH</w:t>
      </w:r>
    </w:p>
    <w:p>
      <w:pPr>
        <w:pStyle w:val="Normal"/>
        <w:tabs>
          <w:tab w:val="clear" w:pos="720"/>
          <w:tab w:val="left" w:pos="2127" w:leader="none"/>
        </w:tabs>
        <w:ind w:left="2127" w:hanging="2127"/>
        <w:rPr>
          <w:b/>
          <w:b/>
          <w:sz w:val="24"/>
          <w:szCs w:val="24"/>
        </w:rPr>
      </w:pPr>
      <w:r>
        <w:rPr>
          <w:rFonts w:cs="Arial"/>
          <w:b/>
          <w:sz w:val="24"/>
          <w:szCs w:val="24"/>
        </w:rPr>
        <w:t>Title:</w:t>
        <w:tab/>
        <w:t>EVS – Objective Codec Evaluation - including results of codec release version 12.1.0</w:t>
      </w:r>
    </w:p>
    <w:p>
      <w:pPr>
        <w:pStyle w:val="Heading2"/>
        <w:numPr>
          <w:ilvl w:val="0"/>
          <w:numId w:val="0"/>
        </w:numPr>
        <w:ind w:left="2127" w:hanging="2127"/>
        <w:rPr/>
      </w:pPr>
      <w:r>
        <w:rPr/>
        <w:t>Document for:</w:t>
        <w:tab/>
        <w:t xml:space="preserve">Discussion </w:t>
      </w:r>
    </w:p>
    <w:p>
      <w:pPr>
        <w:pStyle w:val="Heading2"/>
        <w:numPr>
          <w:ilvl w:val="0"/>
          <w:numId w:val="0"/>
        </w:numPr>
        <w:ind w:left="2127" w:hanging="2127"/>
        <w:rPr/>
      </w:pPr>
      <w:r>
        <w:rPr/>
        <w:t>Agenda Item:</w:t>
        <w:tab/>
        <w:t>6</w:t>
      </w:r>
    </w:p>
    <w:p>
      <w:pPr>
        <w:pStyle w:val="Normal"/>
        <w:pBdr>
          <w:top w:val="single" w:sz="12" w:space="1" w:color="000000"/>
        </w:pBdr>
        <w:spacing w:before="0" w:after="0"/>
        <w:rPr>
          <w:sz w:val="20"/>
        </w:rPr>
      </w:pPr>
      <w:r>
        <w:rPr>
          <w:sz w:val="20"/>
        </w:rPr>
      </w:r>
    </w:p>
    <w:p>
      <w:pPr>
        <w:pStyle w:val="Normal"/>
        <w:pBdr>
          <w:top w:val="single" w:sz="12" w:space="1" w:color="000000"/>
        </w:pBdr>
        <w:spacing w:before="0" w:after="0"/>
        <w:rPr>
          <w:sz w:val="20"/>
        </w:rPr>
      </w:pPr>
      <w:r>
        <w:rPr>
          <w:sz w:val="20"/>
        </w:rPr>
      </w:r>
    </w:p>
    <w:p>
      <w:pPr>
        <w:pStyle w:val="Heading1"/>
        <w:numPr>
          <w:ilvl w:val="0"/>
          <w:numId w:val="1"/>
        </w:numPr>
        <w:rPr/>
      </w:pPr>
      <w:bookmarkStart w:id="0" w:name="_Ref401736495"/>
      <w:r>
        <w:rPr/>
        <w:t>Introduction</w:t>
      </w:r>
      <w:bookmarkEnd w:id="0"/>
    </w:p>
    <w:p>
      <w:pPr>
        <w:pStyle w:val="Normal"/>
        <w:rPr>
          <w:lang w:val="en-US"/>
        </w:rPr>
      </w:pPr>
      <w:r>
        <w:rPr>
          <w:lang w:val="en-US"/>
        </w:rPr>
        <w:t xml:space="preserve">The new 3GPP voice and audio codec </w:t>
      </w:r>
      <w:r>
        <w:rPr>
          <w:rStyle w:val="St"/>
          <w:rFonts w:eastAsia="SimSun;宋体"/>
          <w:i/>
        </w:rPr>
        <w:t>Enhanced Voice Service</w:t>
      </w:r>
      <w:r>
        <w:rPr>
          <w:rStyle w:val="St"/>
          <w:rFonts w:eastAsia="SimSun;宋体"/>
        </w:rPr>
        <w:t xml:space="preserve"> (EVS)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will be used in future 4G networks. In consequence, testing close to typical application scenarios is reasonable to perform already in the development phase. In this contribution the results of several experiments conducted based on measurements derived from acoustic terminal testing (TS 26.132 [4]) are shown. Different to terminal tests only the codec itself is the “device under test”. </w:t>
      </w:r>
      <w:r>
        <w:rPr>
          <w:lang w:val="en-US"/>
        </w:rPr>
        <w:t>These selected tests mainly consider transfer function, idle noise, and non-linear distortions.</w:t>
      </w:r>
    </w:p>
    <w:p>
      <w:pPr>
        <w:pStyle w:val="Normal"/>
        <w:rPr/>
      </w:pPr>
      <w:r>
        <w:rPr>
          <w:lang w:val="en-US"/>
        </w:rPr>
        <w:t xml:space="preserve">The measurement results presented in </w:t>
      </w:r>
      <w:r>
        <w:rPr>
          <w:b/>
          <w:lang w:val="en-US"/>
        </w:rPr>
        <w:t xml:space="preserve">clause </w:t>
      </w:r>
      <w:r>
        <w:rPr>
          <w:b/>
          <w:lang w:val="en-US"/>
        </w:rPr>
        <w:fldChar w:fldCharType="begin"/>
      </w:r>
      <w:r>
        <w:rPr>
          <w:b/>
          <w:lang w:val="en-US"/>
        </w:rPr>
        <w:instrText xml:space="preserve"> REF _Ref402948940 \r \h </w:instrText>
      </w:r>
      <w:r>
        <w:rPr>
          <w:b/>
          <w:lang w:val="en-US"/>
        </w:rPr>
        <w:fldChar w:fldCharType="separate"/>
      </w:r>
      <w:r>
        <w:rPr>
          <w:b/>
          <w:lang w:val="en-US"/>
        </w:rPr>
        <w:t>3</w:t>
      </w:r>
      <w:r>
        <w:rPr>
          <w:b/>
          <w:lang w:val="en-US"/>
        </w:rPr>
        <w:fldChar w:fldCharType="end"/>
      </w:r>
      <w:r>
        <w:rPr>
          <w:lang w:val="en-US"/>
        </w:rPr>
        <w:t xml:space="preserve"> are based on the codec version </w:t>
      </w:r>
      <w:ins w:id="0" w:author="Gie" w:date="2015-04-15T16:18:00Z">
        <w:r>
          <w:rPr>
            <w:lang w:val="en-US"/>
          </w:rPr>
          <w:t xml:space="preserve">i.e. the codec </w:t>
        </w:r>
      </w:ins>
      <w:r>
        <w:rPr>
          <w:lang w:val="en-US"/>
        </w:rPr>
        <w:t>used for the EVS codec selection. The measurement results presented in the following sections are based on the release version of the codec.</w:t>
      </w:r>
    </w:p>
    <w:p>
      <w:pPr>
        <w:pStyle w:val="Normal"/>
        <w:rPr>
          <w:lang w:val="en-US"/>
          <w:ins w:id="9" w:author="Gie" w:date="2015-04-14T15:57:00Z"/>
        </w:rPr>
      </w:pPr>
      <w:ins w:id="1" w:author="Gie" w:date="2015-04-14T15:57:00Z">
        <w:r>
          <w:rPr>
            <w:lang w:val="en-US"/>
          </w:rPr>
          <w:t xml:space="preserve">The measurement results presented in </w:t>
        </w:r>
      </w:ins>
      <w:ins w:id="2" w:author="Gie" w:date="2015-04-14T15:57:00Z">
        <w:r>
          <w:rPr>
            <w:b/>
            <w:lang w:val="en-US"/>
          </w:rPr>
          <w:t xml:space="preserve">clause </w:t>
        </w:r>
      </w:ins>
      <w:ins w:id="3" w:author="Gie" w:date="2015-04-14T15:57:00Z">
        <w:r>
          <w:rPr>
            <w:b/>
            <w:lang w:val="en-US"/>
          </w:rPr>
          <w:fldChar w:fldCharType="begin"/>
        </w:r>
        <w:r>
          <w:rPr>
            <w:b/>
            <w:lang w:val="en-US"/>
          </w:rPr>
          <w:instrText xml:space="preserve"> REF _Ref416788942 \r \h </w:instrText>
        </w:r>
        <w:r>
          <w:rPr>
            <w:b/>
            <w:lang w:val="en-US"/>
          </w:rPr>
          <w:fldChar w:fldCharType="separate"/>
        </w:r>
        <w:r>
          <w:rPr>
            <w:b/>
            <w:lang w:val="en-US"/>
          </w:rPr>
          <w:t>4</w:t>
        </w:r>
        <w:r>
          <w:rPr>
            <w:b/>
            <w:lang w:val="en-US"/>
          </w:rPr>
          <w:fldChar w:fldCharType="end"/>
        </w:r>
      </w:ins>
      <w:ins w:id="4" w:author="Gie" w:date="2015-04-14T15:57:00Z">
        <w:r>
          <w:rPr>
            <w:lang w:val="en-US"/>
          </w:rPr>
          <w:t xml:space="preserve"> are based on the release codec version 12.1.0. The measurement results presented include the fullband version which is available in the release version. It shows that the error found in the </w:t>
        </w:r>
      </w:ins>
      <w:ins w:id="5" w:author="Gie" w:date="2015-04-15T16:16:00Z">
        <w:r>
          <w:rPr>
            <w:lang w:val="en-US"/>
          </w:rPr>
          <w:t xml:space="preserve">codec selection </w:t>
        </w:r>
      </w:ins>
      <w:ins w:id="6" w:author="Gie" w:date="2015-04-14T15:57:00Z">
        <w:r>
          <w:rPr>
            <w:lang w:val="en-US"/>
          </w:rPr>
          <w:t xml:space="preserve">version in </w:t>
        </w:r>
      </w:ins>
      <w:ins w:id="7" w:author="Gie" w:date="2015-04-15T16:14:00Z">
        <w:r>
          <w:rPr>
            <w:lang w:val="en-US"/>
          </w:rPr>
          <w:t>super-</w:t>
        </w:r>
      </w:ins>
      <w:ins w:id="8" w:author="Gie" w:date="2015-04-14T15:57:00Z">
        <w:r>
          <w:rPr>
            <w:lang w:val="en-US"/>
          </w:rPr>
          <w:t>wideband 9.6 kbit/s mode is corrected. For all tests except 5.9 kbit/s bitrate DTX was deactivated.</w:t>
        </w:r>
      </w:ins>
    </w:p>
    <w:p>
      <w:pPr>
        <w:pStyle w:val="Normal"/>
        <w:rPr>
          <w:rStyle w:val="St"/>
          <w:rFonts w:eastAsia="SimSun;宋体"/>
          <w:lang w:val="en-US"/>
        </w:rPr>
      </w:pPr>
      <w:r>
        <w:rPr>
          <w:lang w:val="en-US"/>
        </w:rPr>
      </w:r>
    </w:p>
    <w:p>
      <w:pPr>
        <w:pStyle w:val="Heading1"/>
        <w:numPr>
          <w:ilvl w:val="0"/>
          <w:numId w:val="1"/>
        </w:numPr>
        <w:rPr/>
      </w:pPr>
      <w:r>
        <w:rPr/>
        <w:t>Evaluation Setup</w:t>
      </w:r>
    </w:p>
    <w:p>
      <w:pPr>
        <w:pStyle w:val="Normal"/>
        <w:rPr>
          <w:lang w:val="en-US"/>
        </w:rPr>
      </w:pPr>
      <w:r>
        <w:rPr>
          <w:lang w:val="en-US"/>
        </w:rPr>
        <w:t xml:space="preserve">The first step in the evaluation is the scaling with regard to a certain overload point. In </w:t>
      </w:r>
      <w:r>
        <w:rPr>
          <w:lang w:val="en-US"/>
        </w:rPr>
        <w:fldChar w:fldCharType="begin"/>
      </w:r>
      <w:r>
        <w:rPr>
          <w:lang w:val="en-US"/>
        </w:rPr>
        <w:instrText xml:space="preserve"> REF _Ref401242153 \r \h </w:instrText>
      </w:r>
      <w:r>
        <w:rPr>
          <w:lang w:val="en-US"/>
        </w:rPr>
        <w:fldChar w:fldCharType="separate"/>
      </w:r>
      <w:r>
        <w:rPr>
          <w:lang w:val="en-US"/>
        </w:rPr>
        <w:t>[2]</w:t>
      </w:r>
      <w:r>
        <w:rPr>
          <w:lang w:val="en-US"/>
        </w:rPr>
        <w:fldChar w:fldCharType="end"/>
      </w:r>
      <w:r>
        <w:rPr>
          <w:lang w:val="en-US"/>
        </w:rPr>
        <w:t xml:space="preserve"> the problem of different values (3.0 vs 9.0 dBm0) was discussed. In this contribution, these two overload points for the conversion from the physical unit Volt to 16-bit scale were taken into account.</w:t>
      </w:r>
    </w:p>
    <w:p>
      <w:pPr>
        <w:pStyle w:val="Normal"/>
        <w:rPr/>
      </w:pPr>
      <w:r>
        <w:rPr>
          <w:lang w:val="en-US"/>
        </w:rPr>
        <w:t>Since the overload point (OVLP) refers to a full-scale sine wave (with level T</w:t>
      </w:r>
      <w:r>
        <w:rPr>
          <w:vertAlign w:val="subscript"/>
          <w:lang w:val="en-US"/>
        </w:rPr>
        <w:t>max</w:t>
      </w:r>
      <w:r>
        <w:rPr>
          <w:lang w:val="en-US"/>
        </w:rPr>
        <w:t xml:space="preserve"> = -3.01 dBov according to </w:t>
      </w:r>
      <w:r>
        <w:rPr>
          <w:lang w:val="en-US"/>
        </w:rPr>
        <w:fldChar w:fldCharType="begin"/>
      </w:r>
      <w:r>
        <w:rPr>
          <w:lang w:val="en-US"/>
        </w:rPr>
        <w:instrText xml:space="preserve"> REF _Ref401736507 \r \h </w:instrText>
      </w:r>
      <w:r>
        <w:rPr>
          <w:lang w:val="en-US"/>
        </w:rPr>
        <w:fldChar w:fldCharType="separate"/>
      </w:r>
      <w:r>
        <w:rPr>
          <w:lang w:val="en-US"/>
        </w:rPr>
        <w:t>[3]</w:t>
      </w:r>
      <w:r>
        <w:rPr>
          <w:lang w:val="en-US"/>
        </w:rPr>
        <w:fldChar w:fldCharType="end"/>
      </w:r>
      <w:r>
        <w:rPr>
          <w:lang w:val="en-US"/>
        </w:rPr>
        <w:t>), for the scaling between dBov and dBm0 resp. dBV, the following notation can be made:</w:t>
      </w:r>
    </w:p>
    <w:p>
      <w:pPr>
        <w:pStyle w:val="Normal"/>
        <w:rPr>
          <w:lang w:val="en-US"/>
          <w:del w:id="11" w:author="Gie" w:date="2015-04-15T17:53:00Z"/>
        </w:rPr>
      </w:pPr>
      <w:del w:id="10" w:author="Gie" w:date="2015-04-15T17:53:00Z">
        <w:r>
          <w:rPr>
            <w:rFonts w:eastAsia="SimSun;宋体" w:cs="Arial"/>
            <w:color w:val="0000FF"/>
            <w:kern w:val="2"/>
            <w:lang w:val="en-US" w:eastAsia="zh-CN"/>
          </w:rPr>
          <w:drawing>
            <wp:inline distT="0" distB="0" distL="0" distR="0">
              <wp:extent cx="3209290" cy="161925"/>
              <wp:effectExtent l="0" t="0" r="0" b="0"/>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rcRect l="-11" t="-223" r="-11" b="-223"/>
                      <a:stretch>
                        <a:fillRect/>
                      </a:stretch>
                    </pic:blipFill>
                    <pic:spPr bwMode="auto">
                      <a:xfrm>
                        <a:off x="0" y="0"/>
                        <a:ext cx="3209290" cy="161925"/>
                      </a:xfrm>
                      <a:prstGeom prst="rect">
                        <a:avLst/>
                      </a:prstGeom>
                    </pic:spPr>
                  </pic:pic>
                </a:graphicData>
              </a:graphic>
            </wp:inline>
          </w:drawing>
        </w:r>
      </w:del>
    </w:p>
    <w:p>
      <w:pPr>
        <w:pStyle w:val="Normal"/>
        <w:rPr>
          <w:lang w:val="en-US"/>
          <w:del w:id="13" w:author="Gie" w:date="2015-04-15T17:53:00Z"/>
        </w:rPr>
      </w:pPr>
      <w:del w:id="12" w:author="Gie" w:date="2015-04-15T17:53:00Z">
        <w:r>
          <w:rPr>
            <w:rFonts w:eastAsia="SimSun;宋体" w:cs="Arial"/>
            <w:color w:val="0000FF"/>
            <w:kern w:val="2"/>
            <w:lang w:val="en-US" w:eastAsia="zh-CN"/>
          </w:rPr>
          <w:drawing>
            <wp:inline distT="0" distB="0" distL="0" distR="0">
              <wp:extent cx="3856990" cy="161925"/>
              <wp:effectExtent l="0" t="0" r="0" b="0"/>
              <wp:docPr id="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descr=""/>
                      <pic:cNvPicPr>
                        <a:picLocks noChangeAspect="1" noChangeArrowheads="1"/>
                      </pic:cNvPicPr>
                    </pic:nvPicPr>
                    <pic:blipFill>
                      <a:blip r:embed="rId3"/>
                      <a:srcRect l="-9" t="-223" r="-9" b="-223"/>
                      <a:stretch>
                        <a:fillRect/>
                      </a:stretch>
                    </pic:blipFill>
                    <pic:spPr bwMode="auto">
                      <a:xfrm>
                        <a:off x="0" y="0"/>
                        <a:ext cx="3856990" cy="161925"/>
                      </a:xfrm>
                      <a:prstGeom prst="rect">
                        <a:avLst/>
                      </a:prstGeom>
                    </pic:spPr>
                  </pic:pic>
                </a:graphicData>
              </a:graphic>
            </wp:inline>
          </w:drawing>
        </w:r>
      </w:del>
    </w:p>
    <w:p>
      <w:pPr>
        <w:pStyle w:val="Normal"/>
        <w:widowControl w:val="false"/>
        <w:bidi w:val="0"/>
        <w:spacing w:lineRule="atLeast" w:line="240" w:before="0" w:after="120"/>
        <w:rPr>
          <w:del w:id="19" w:author="Gie" w:date="2015-04-15T17:53:00Z"/>
        </w:rPr>
      </w:pPr>
      <w:del w:id="14" w:author="Gie" w:date="2015-04-15T17:53:00Z">
        <w:r>
          <w:rPr>
            <w:lang w:val="en-US"/>
          </w:rPr>
          <w:delText xml:space="preserve">Example: For </w:delText>
        </w:r>
      </w:del>
      <w:del w:id="15" w:author="Gie" w:date="2015-04-15T17:53:00Z">
        <w:r>
          <w:rPr>
            <w:lang w:val="en-US"/>
          </w:rPr>
          <w:delText xml:space="preserve">an </w:delText>
        </w:r>
      </w:del>
      <w:del w:id="16" w:author="Gie" w:date="2015-04-15T17:53:00Z">
        <w:r>
          <w:rPr>
            <w:lang w:val="en-US"/>
          </w:rPr>
          <w:delText>OVLP</w:delText>
        </w:r>
      </w:del>
      <w:del w:id="17" w:author="Gie" w:date="2015-04-15T17:53:00Z">
        <w:r>
          <w:rPr>
            <w:lang w:val="en-US"/>
          </w:rPr>
          <w:delText xml:space="preserve"> of </w:delText>
        </w:r>
      </w:del>
      <w:del w:id="18" w:author="Gie" w:date="2015-04-15T17:53:00Z">
        <w:r>
          <w:rPr>
            <w:lang w:val="en-US"/>
          </w:rPr>
          <w:delText>3.0 dBm0, the scaling between dBV and dBov is defined as:</w:delText>
        </w:r>
      </w:del>
    </w:p>
    <w:p>
      <w:pPr>
        <w:pStyle w:val="Normal"/>
        <w:widowControl w:val="false"/>
        <w:bidi w:val="0"/>
        <w:spacing w:lineRule="atLeast" w:line="240" w:before="0" w:after="120"/>
        <w:rPr>
          <w:lang w:val="en-US"/>
          <w:del w:id="21" w:author="Gie" w:date="2015-04-15T17:53:00Z"/>
        </w:rPr>
      </w:pPr>
      <w:del w:id="20" w:author="Gie" w:date="2015-04-15T17:53:00Z">
        <w:r>
          <w:rPr>
            <w:rFonts w:eastAsia="SimSun;宋体" w:cs="Arial"/>
            <w:color w:val="0000FF"/>
            <w:kern w:val="2"/>
            <w:lang w:val="en-US" w:eastAsia="zh-CN"/>
          </w:rPr>
          <w:drawing>
            <wp:inline distT="0" distB="0" distL="0" distR="0">
              <wp:extent cx="3333115" cy="161925"/>
              <wp:effectExtent l="0" t="0" r="0" b="0"/>
              <wp:docPr id="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descr=""/>
                      <pic:cNvPicPr>
                        <a:picLocks noChangeAspect="1" noChangeArrowheads="1"/>
                      </pic:cNvPicPr>
                    </pic:nvPicPr>
                    <pic:blipFill>
                      <a:blip r:embed="rId4"/>
                      <a:srcRect l="-11" t="-223" r="-11" b="-223"/>
                      <a:stretch>
                        <a:fillRect/>
                      </a:stretch>
                    </pic:blipFill>
                    <pic:spPr bwMode="auto">
                      <a:xfrm>
                        <a:off x="0" y="0"/>
                        <a:ext cx="3333115" cy="161925"/>
                      </a:xfrm>
                      <a:prstGeom prst="rect">
                        <a:avLst/>
                      </a:prstGeom>
                    </pic:spPr>
                  </pic:pic>
                </a:graphicData>
              </a:graphic>
            </wp:inline>
          </w:drawing>
        </w:r>
      </w:del>
    </w:p>
    <w:p>
      <w:pPr>
        <w:pStyle w:val="Normal"/>
        <w:widowControl w:val="false"/>
        <w:bidi w:val="0"/>
        <w:spacing w:lineRule="atLeast" w:line="240" w:before="0" w:after="120"/>
        <w:rPr>
          <w:rFonts w:eastAsia="SimSun;宋体" w:cs="Arial"/>
          <w:color w:val="0000FF"/>
          <w:kern w:val="2"/>
          <w:lang w:val="en-US" w:eastAsia="zh-CN"/>
          <w:ins w:id="23" w:author="Gie" w:date="2015-04-15T17:53:00Z"/>
        </w:rPr>
      </w:pPr>
      <w:del w:id="22" w:author="Gie" w:date="2015-04-15T17:53:00Z">
        <w:r>
          <w:rPr>
            <w:rFonts w:eastAsia="SimSun;宋体" w:cs="Arial"/>
            <w:color w:val="0000FF"/>
            <w:kern w:val="2"/>
            <w:lang w:val="en-US" w:eastAsia="zh-CN"/>
          </w:rPr>
          <w:drawing>
            <wp:inline distT="0" distB="0" distL="0" distR="0">
              <wp:extent cx="1857375" cy="371475"/>
              <wp:effectExtent l="0" t="0" r="0" b="0"/>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5"/>
                      <a:srcRect l="-19" t="-97" r="-19" b="-97"/>
                      <a:stretch>
                        <a:fillRect/>
                      </a:stretch>
                    </pic:blipFill>
                    <pic:spPr bwMode="auto">
                      <a:xfrm>
                        <a:off x="0" y="0"/>
                        <a:ext cx="1857375" cy="371475"/>
                      </a:xfrm>
                      <a:prstGeom prst="rect">
                        <a:avLst/>
                      </a:prstGeom>
                    </pic:spPr>
                  </pic:pic>
                </a:graphicData>
              </a:graphic>
            </wp:inline>
          </w:drawing>
        </w:r>
      </w:del>
    </w:p>
    <w:p>
      <w:pPr>
        <w:pStyle w:val="Normal"/>
        <w:rPr>
          <w:rFonts w:ascii="Calibri" w:hAnsi="Calibri" w:cs="Calibri"/>
          <w:lang w:val="en-US"/>
          <w:ins w:id="27" w:author="Gie" w:date="2015-04-15T17:53:00Z"/>
        </w:rPr>
      </w:pPr>
      <w:ins w:id="24" w:author="Gie" w:date="2015-04-15T17:53:00Z">
        <w:r>
          <w:rPr>
            <w:lang w:val="en-US"/>
          </w:rPr>
          <w:t>T</w:t>
        </w:r>
      </w:ins>
      <w:ins w:id="25" w:author="Gie" w:date="2015-04-15T17:53:00Z">
        <w:r>
          <w:rPr>
            <w:vertAlign w:val="subscript"/>
            <w:lang w:val="en-US"/>
          </w:rPr>
          <w:t>max</w:t>
        </w:r>
      </w:ins>
      <w:ins w:id="26" w:author="Gie" w:date="2015-04-15T17:53:00Z">
        <w:r>
          <w:rPr>
            <w:lang w:val="en-US"/>
          </w:rPr>
          <w:t xml:space="preserve"> = -3.01 dBov</w:t>
        </w:r>
      </w:ins>
    </w:p>
    <w:p>
      <w:pPr>
        <w:pStyle w:val="Normal"/>
        <w:rPr>
          <w:rFonts w:ascii="Calibri" w:hAnsi="Calibri" w:cs="Calibri"/>
          <w:lang w:val="en-US"/>
          <w:ins w:id="29" w:author="Gie" w:date="2015-04-15T17:53:00Z"/>
        </w:rPr>
      </w:pPr>
      <w:ins w:id="28" w:author="Gie" w:date="2015-04-15T17:53:00Z">
        <w:r>
          <w:rPr>
            <w:rFonts w:cs="Calibri" w:ascii="Calibri" w:hAnsi="Calibri"/>
            <w:lang w:val="en-US"/>
          </w:rPr>
        </w:r>
      </w:ins>
    </w:p>
    <w:p>
      <w:pPr>
        <w:pStyle w:val="Normal"/>
        <w:rPr>
          <w:lang w:val="en-US"/>
          <w:ins w:id="30" w:author="Gie" w:date="2015-04-15T17:53:00Z"/>
        </w:rPr>
      </w:pPr>
      <w:r>
        <w:rPr>
          <w:rFonts w:eastAsia="SimSun;宋体" w:cs="Arial"/>
          <w:color w:val="0000FF"/>
          <w:kern w:val="2"/>
          <w:lang w:val="en-US" w:eastAsia="zh-CN"/>
        </w:rPr>
        <w:drawing>
          <wp:inline distT="0" distB="0" distL="0" distR="0">
            <wp:extent cx="3208020" cy="160020"/>
            <wp:effectExtent l="0" t="0" r="0" b="0"/>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6"/>
                    <a:srcRect l="-11" t="-225" r="-11" b="-225"/>
                    <a:stretch>
                      <a:fillRect/>
                    </a:stretch>
                  </pic:blipFill>
                  <pic:spPr bwMode="auto">
                    <a:xfrm>
                      <a:off x="0" y="0"/>
                      <a:ext cx="3208020" cy="160020"/>
                    </a:xfrm>
                    <a:prstGeom prst="rect">
                      <a:avLst/>
                    </a:prstGeom>
                  </pic:spPr>
                </pic:pic>
              </a:graphicData>
            </a:graphic>
          </wp:inline>
        </w:drawing>
      </w:r>
    </w:p>
    <w:p>
      <w:pPr>
        <w:pStyle w:val="Normal"/>
        <w:rPr>
          <w:rFonts w:eastAsia="SimSun;宋体" w:cs="Arial"/>
          <w:color w:val="0000FF"/>
          <w:kern w:val="2"/>
          <w:lang w:val="en-US" w:eastAsia="zh-CN"/>
          <w:ins w:id="31" w:author="Gie" w:date="2015-04-15T17:53:00Z"/>
        </w:rPr>
      </w:pPr>
      <w:r>
        <w:rPr>
          <w:rFonts w:eastAsia="SimSun;宋体" w:cs="Arial"/>
          <w:color w:val="0000FF"/>
          <w:kern w:val="2"/>
          <w:lang w:val="en-US" w:eastAsia="zh-CN"/>
        </w:rPr>
        <w:drawing>
          <wp:inline distT="0" distB="0" distL="0" distR="0">
            <wp:extent cx="3856355" cy="160020"/>
            <wp:effectExtent l="0" t="0" r="0" b="0"/>
            <wp:docPr id="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descr=""/>
                    <pic:cNvPicPr>
                      <a:picLocks noChangeAspect="1" noChangeArrowheads="1"/>
                    </pic:cNvPicPr>
                  </pic:nvPicPr>
                  <pic:blipFill>
                    <a:blip r:embed="rId7"/>
                    <a:srcRect l="-9" t="-225" r="-9" b="-225"/>
                    <a:stretch>
                      <a:fillRect/>
                    </a:stretch>
                  </pic:blipFill>
                  <pic:spPr bwMode="auto">
                    <a:xfrm>
                      <a:off x="0" y="0"/>
                      <a:ext cx="3856355" cy="160020"/>
                    </a:xfrm>
                    <a:prstGeom prst="rect">
                      <a:avLst/>
                    </a:prstGeom>
                  </pic:spPr>
                </pic:pic>
              </a:graphicData>
            </a:graphic>
          </wp:inline>
        </w:drawing>
      </w:r>
    </w:p>
    <w:p>
      <w:pPr>
        <w:pStyle w:val="Normal"/>
        <w:rPr/>
      </w:pPr>
      <w:ins w:id="32" w:author="Gie" w:date="2015-04-15T17:53:00Z">
        <w:r>
          <w:rPr>
            <w:lang w:val="en-US"/>
          </w:rPr>
          <w:t>Example: For an OVLP of 3.0 dBm0, the scaling between dBV and dBov is defined as:</w:t>
        </w:r>
      </w:ins>
    </w:p>
    <w:p>
      <w:pPr>
        <w:pStyle w:val="Normal"/>
        <w:rPr>
          <w:lang w:val="en-US"/>
          <w:ins w:id="34" w:author="Gie" w:date="2015-04-15T17:53:00Z"/>
        </w:rPr>
      </w:pPr>
      <w:r>
        <w:rPr>
          <w:rFonts w:eastAsia="SimSun;宋体" w:cs="Arial"/>
          <w:color w:val="0000FF"/>
          <w:kern w:val="2"/>
          <w:lang w:val="en-US" w:eastAsia="zh-CN"/>
        </w:rPr>
        <w:drawing>
          <wp:inline distT="0" distB="0" distL="0" distR="0">
            <wp:extent cx="3329940" cy="160020"/>
            <wp:effectExtent l="0" t="0" r="0" b="0"/>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8"/>
                    <a:srcRect l="-11" t="-225" r="-11" b="-225"/>
                    <a:stretch>
                      <a:fillRect/>
                    </a:stretch>
                  </pic:blipFill>
                  <pic:spPr bwMode="auto">
                    <a:xfrm>
                      <a:off x="0" y="0"/>
                      <a:ext cx="3329940" cy="160020"/>
                    </a:xfrm>
                    <a:prstGeom prst="rect">
                      <a:avLst/>
                    </a:prstGeom>
                  </pic:spPr>
                </pic:pic>
              </a:graphicData>
            </a:graphic>
          </wp:inline>
        </w:drawing>
      </w:r>
    </w:p>
    <w:p>
      <w:pPr>
        <w:pStyle w:val="Normal"/>
        <w:rPr>
          <w:lang w:val="en-US"/>
          <w:ins w:id="35" w:author="Gie" w:date="2015-04-15T17:53:00Z"/>
        </w:rPr>
      </w:pPr>
      <w:r>
        <w:rPr>
          <w:rFonts w:eastAsia="SimSun;宋体" w:cs="Arial"/>
          <w:color w:val="0000FF"/>
          <w:kern w:val="2"/>
          <w:lang w:val="en-US" w:eastAsia="zh-CN"/>
        </w:rPr>
        <w:drawing>
          <wp:inline distT="0" distB="0" distL="0" distR="0">
            <wp:extent cx="1851660" cy="365760"/>
            <wp:effectExtent l="0" t="0" r="0" b="0"/>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9"/>
                    <a:srcRect l="-19" t="-98" r="-19" b="-98"/>
                    <a:stretch>
                      <a:fillRect/>
                    </a:stretch>
                  </pic:blipFill>
                  <pic:spPr bwMode="auto">
                    <a:xfrm>
                      <a:off x="0" y="0"/>
                      <a:ext cx="1851660" cy="365760"/>
                    </a:xfrm>
                    <a:prstGeom prst="rect">
                      <a:avLst/>
                    </a:prstGeom>
                  </pic:spPr>
                </pic:pic>
              </a:graphicData>
            </a:graphic>
          </wp:inline>
        </w:drawing>
      </w:r>
    </w:p>
    <w:p>
      <w:pPr>
        <w:pStyle w:val="Normal"/>
        <w:rPr>
          <w:lang w:val="en-US"/>
        </w:rPr>
      </w:pPr>
      <w:r>
        <w:rPr>
          <w:lang w:val="en-US"/>
        </w:rPr>
      </w:r>
    </w:p>
    <w:p>
      <w:pPr>
        <w:pStyle w:val="Normal"/>
        <w:rPr/>
      </w:pPr>
      <w:r>
        <w:rPr>
          <w:lang w:val="en-US"/>
        </w:rPr>
        <w:t>The scaling back to the physical unit Volt was applied in the corresponding inverse way.</w:t>
      </w:r>
    </w:p>
    <w:p>
      <w:pPr>
        <w:pStyle w:val="Normal"/>
        <w:rPr>
          <w:lang w:val="en-US"/>
        </w:rPr>
      </w:pPr>
      <w:r>
        <w:rPr>
          <w:lang w:val="en-US"/>
        </w:rPr>
        <w:t xml:space="preserve">After scaling, the next step included the encoding and decoding of the audio data. This was conducted with the provided command line executable. The source code was not recompiled to a new binary. </w:t>
      </w:r>
    </w:p>
    <w:p>
      <w:pPr>
        <w:pStyle w:val="Normal"/>
        <w:rPr/>
      </w:pPr>
      <w:r>
        <w:rPr>
          <w:lang w:val="en-US"/>
        </w:rPr>
        <w:t xml:space="preserve">For the evaluation of narrowband, wideband, and super-wideband mode, all bit rates which are available in each bandwidth mode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t>
      </w:r>
      <w:r>
        <w:rPr>
          <w:lang w:val="en-US"/>
        </w:rPr>
        <w:t>were used.</w:t>
      </w:r>
    </w:p>
    <w:p>
      <w:pPr>
        <w:pStyle w:val="Heading1"/>
        <w:numPr>
          <w:ilvl w:val="0"/>
          <w:numId w:val="1"/>
        </w:numPr>
        <w:rPr/>
      </w:pPr>
      <w:bookmarkStart w:id="1" w:name="_Ref402948940"/>
      <w:r>
        <w:rPr/>
        <w:t>Tests derived from 3GPP TS 26-131/-132</w:t>
      </w:r>
      <w:bookmarkEnd w:id="1"/>
      <w:r>
        <w:rPr/>
        <w:t xml:space="preserve"> with the codec </w:t>
      </w:r>
      <w:r>
        <w:rPr>
          <w:lang w:val="en-US"/>
        </w:rPr>
        <w:t>used for the EVS codec selection</w:t>
      </w:r>
    </w:p>
    <w:p>
      <w:pPr>
        <w:pStyle w:val="Heading2"/>
        <w:rPr/>
      </w:pPr>
      <w:r>
        <w:rPr/>
        <w:t>General</w:t>
      </w:r>
    </w:p>
    <w:p>
      <w:pPr>
        <w:pStyle w:val="Normal"/>
        <w:rPr>
          <w:lang w:val="en-US"/>
          <w:ins w:id="36" w:author="Gie" w:date="2015-04-14T17:32:00Z"/>
        </w:rPr>
      </w:pPr>
      <w:r>
        <w:rPr>
          <w:lang w:val="en-US"/>
        </w:rPr>
        <w:t xml:space="preserve">Several tests according to 3GPP TS 26-132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were performed in order to evaluate the performance according to [5] of the EVS codec. This measurement standard is originally intended for acoustic testing of terminals. Since the EVS codec is regarded as the “device under test”, only electrical insertions are reasonable for testing and thus only measurements in (acoustic) receiving direction are taken into account. </w:t>
      </w:r>
    </w:p>
    <w:p>
      <w:pPr>
        <w:pStyle w:val="Normal"/>
        <w:rPr>
          <w:lang w:val="en-US"/>
        </w:rPr>
      </w:pPr>
      <w:ins w:id="37" w:author="Gie" w:date="2015-04-14T17:32:00Z">
        <w:r>
          <w:rPr>
            <w:lang w:val="en-US"/>
          </w:rPr>
          <w:t>In narrowband the test signal bandlimitation as defined in</w:t>
        </w:r>
      </w:ins>
      <w:ins w:id="38" w:author="Gie" w:date="2015-04-14T17:33:00Z">
        <w:r>
          <w:rPr>
            <w:lang w:val="en-US"/>
          </w:rPr>
          <w:t xml:space="preserve"> 3GPP TS 26-132 </w:t>
        </w:r>
      </w:ins>
      <w:ins w:id="39" w:author="Gie" w:date="2015-04-14T17:33:00Z">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ins>
      <w:ins w:id="40" w:author="Gie" w:date="2015-04-14T17:33:00Z">
        <w:r>
          <w:rPr>
            <w:lang w:val="en-US"/>
          </w:rPr>
          <w:t xml:space="preserve"> was used. </w:t>
        </w:r>
      </w:ins>
      <w:ins w:id="41" w:author="Gie" w:date="2015-04-14T18:03:00Z">
        <w:r>
          <w:rPr>
            <w:lang w:val="en-US"/>
          </w:rPr>
          <w:t>For</w:t>
        </w:r>
      </w:ins>
      <w:ins w:id="42" w:author="Gie" w:date="2015-04-14T17:33:00Z">
        <w:r>
          <w:rPr>
            <w:lang w:val="en-US"/>
          </w:rPr>
          <w:t xml:space="preserve"> superwideband </w:t>
        </w:r>
      </w:ins>
      <w:ins w:id="43" w:author="Gie" w:date="2015-04-14T17:37:00Z">
        <w:r>
          <w:rPr>
            <w:lang w:val="en-US"/>
          </w:rPr>
          <w:t xml:space="preserve">the </w:t>
        </w:r>
      </w:ins>
      <w:ins w:id="44" w:author="Gie" w:date="2015-04-14T18:05:00Z">
        <w:r>
          <w:rPr>
            <w:lang w:val="en-US"/>
          </w:rPr>
          <w:t xml:space="preserve">itu-t </w:t>
        </w:r>
      </w:ins>
      <w:ins w:id="45" w:author="Gie" w:date="2015-04-14T18:03:00Z">
        <w:r>
          <w:rPr>
            <w:lang w:val="en-US"/>
          </w:rPr>
          <w:t xml:space="preserve">P.501 </w:t>
        </w:r>
      </w:ins>
      <w:ins w:id="46" w:author="Gie" w:date="2015-04-14T18:05:00Z">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ins>
      <w:ins w:id="47" w:author="Gie" w:date="2015-04-14T18:05:00Z">
        <w:r>
          <w:rPr>
            <w:lang w:val="en-US"/>
          </w:rPr>
          <w:t xml:space="preserve"> </w:t>
        </w:r>
      </w:ins>
      <w:ins w:id="48" w:author="Gie" w:date="2015-04-14T17:37:00Z">
        <w:r>
          <w:rPr>
            <w:lang w:val="en-US"/>
          </w:rPr>
          <w:t>test signal</w:t>
        </w:r>
      </w:ins>
      <w:ins w:id="49" w:author="Gie" w:date="2015-04-14T17:39:00Z">
        <w:r>
          <w:rPr>
            <w:lang w:val="en-US"/>
          </w:rPr>
          <w:t>s</w:t>
        </w:r>
      </w:ins>
      <w:ins w:id="50" w:author="Gie" w:date="2015-04-14T17:37:00Z">
        <w:r>
          <w:rPr>
            <w:lang w:val="en-US"/>
          </w:rPr>
          <w:t xml:space="preserve"> w</w:t>
        </w:r>
      </w:ins>
      <w:ins w:id="51" w:author="Gie" w:date="2015-04-14T17:40:00Z">
        <w:r>
          <w:rPr>
            <w:lang w:val="en-US"/>
          </w:rPr>
          <w:t>ere</w:t>
        </w:r>
      </w:ins>
      <w:ins w:id="52" w:author="Gie" w:date="2015-04-14T17:37:00Z">
        <w:r>
          <w:rPr>
            <w:lang w:val="en-US"/>
          </w:rPr>
          <w:t xml:space="preserve"> </w:t>
        </w:r>
      </w:ins>
      <w:ins w:id="53" w:author="Gie" w:date="2015-04-14T18:03:00Z">
        <w:r>
          <w:rPr>
            <w:lang w:val="en-US"/>
          </w:rPr>
          <w:t>downsampled to 32 kHz</w:t>
        </w:r>
      </w:ins>
      <w:ins w:id="54" w:author="Gie" w:date="2015-04-15T17:55:00Z">
        <w:r>
          <w:rPr>
            <w:lang w:val="en-US"/>
          </w:rPr>
          <w:t>, cut-off frequency 14</w:t>
        </w:r>
      </w:ins>
      <w:ins w:id="55" w:author="Gie" w:date="2015-04-15T18:26:00Z">
        <w:r>
          <w:rPr>
            <w:lang w:val="en-US"/>
          </w:rPr>
          <w:t>.</w:t>
        </w:r>
      </w:ins>
      <w:ins w:id="56" w:author="Gie" w:date="2015-04-15T17:55:00Z">
        <w:r>
          <w:rPr>
            <w:lang w:val="en-US"/>
          </w:rPr>
          <w:t>4 kHz, &gt;80 dB/oct</w:t>
        </w:r>
      </w:ins>
      <w:ins w:id="57" w:author="Gie" w:date="2015-04-14T18:03:00Z">
        <w:r>
          <w:rPr>
            <w:lang w:val="en-US"/>
          </w:rPr>
          <w:t>.</w:t>
        </w:r>
      </w:ins>
      <w:ins w:id="58" w:author="Gie" w:date="2015-04-14T17:38:00Z">
        <w:r>
          <w:rPr>
            <w:lang w:val="en-US"/>
          </w:rPr>
          <w:t xml:space="preserve"> For fullband the original speech signals from ITU-T P.501</w:t>
        </w:r>
      </w:ins>
      <w:ins w:id="59" w:author="Gie" w:date="2015-04-14T17:39:00Z">
        <w:r>
          <w:rPr>
            <w:lang w:val="en-US"/>
          </w:rPr>
          <w:t xml:space="preserve"> </w:t>
        </w:r>
      </w:ins>
      <w:ins w:id="60" w:author="Gie" w:date="2015-04-14T17:39:00Z">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ins>
      <w:ins w:id="61" w:author="Gie" w:date="2015-04-14T17:39:00Z">
        <w:r>
          <w:rPr>
            <w:lang w:val="en-US"/>
          </w:rPr>
          <w:t xml:space="preserve"> were used.</w:t>
        </w:r>
      </w:ins>
    </w:p>
    <w:p>
      <w:pPr>
        <w:pStyle w:val="Normal"/>
        <w:rPr>
          <w:lang w:val="en-US"/>
        </w:rPr>
      </w:pPr>
      <w:r>
        <w:rPr>
          <w:lang w:val="en-US"/>
        </w:rPr>
        <w:t>With this approach, the EVS codec can be evaluated with typical test scenarios, which will occur in real-life applications with mobile phones.</w:t>
      </w:r>
    </w:p>
    <w:p>
      <w:pPr>
        <w:pStyle w:val="Normal"/>
        <w:keepLines/>
        <w:rPr>
          <w:lang w:val="en-US"/>
        </w:rPr>
      </w:pPr>
      <w:r>
        <w:rPr>
          <w:lang w:val="en-US"/>
        </w:rPr>
        <w:t xml:space="preserve">The following graphs include multiple curves representing the different bit rates within each bandwidth mode. For the sake of clarity, the corresponding legends are not repeated in each graph, </w:t>
      </w:r>
      <w:r>
        <w:rPr>
          <w:lang w:val="en-US"/>
        </w:rPr>
        <w:fldChar w:fldCharType="begin"/>
      </w:r>
      <w:r>
        <w:rPr>
          <w:lang w:val="en-US"/>
        </w:rPr>
        <w:instrText xml:space="preserve"> REF _Ref401241791 \h </w:instrText>
      </w:r>
      <w:r>
        <w:rPr>
          <w:lang w:val="en-US"/>
        </w:rPr>
        <w:fldChar w:fldCharType="separate"/>
      </w:r>
      <w:r>
        <w:rPr>
          <w:lang w:val="en-US"/>
        </w:rPr>
        <w:t>Table 1</w:t>
      </w:r>
      <w:r>
        <w:rPr>
          <w:lang w:val="en-US"/>
        </w:rPr>
        <w:fldChar w:fldCharType="end"/>
      </w:r>
      <w:r>
        <w:rPr>
          <w:lang w:val="en-US"/>
        </w:rPr>
        <w:t xml:space="preserve"> shows the legends used in the following sections.</w:t>
      </w:r>
    </w:p>
    <w:p>
      <w:pPr>
        <w:pStyle w:val="Normal"/>
        <w:jc w:val="center"/>
        <w:rPr>
          <w:lang w:val="en-US"/>
        </w:rPr>
      </w:pPr>
      <w:r>
        <w:rPr>
          <w:lang w:val="en-US"/>
        </w:rPr>
      </w:r>
    </w:p>
    <w:tbl>
      <w:tblPr>
        <w:tblW w:w="5624" w:type="dxa"/>
        <w:jc w:val="center"/>
        <w:tblInd w:w="0" w:type="dxa"/>
        <w:tblLayout w:type="fixed"/>
        <w:tblCellMar>
          <w:top w:w="0" w:type="dxa"/>
          <w:left w:w="108" w:type="dxa"/>
          <w:bottom w:w="0" w:type="dxa"/>
          <w:right w:w="108" w:type="dxa"/>
        </w:tblCellMar>
      </w:tblPr>
      <w:tblGrid>
        <w:gridCol w:w="2496"/>
        <w:gridCol w:w="3128"/>
      </w:tblGrid>
      <w:tr>
        <w:trPr/>
        <w:tc>
          <w:tcPr>
            <w:tcW w:w="249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1440815" cy="1383030"/>
                  <wp:effectExtent l="0" t="0" r="0" b="0"/>
                  <wp:docPr id="9"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7" descr=""/>
                          <pic:cNvPicPr>
                            <a:picLocks noChangeAspect="1" noChangeArrowheads="1"/>
                          </pic:cNvPicPr>
                        </pic:nvPicPr>
                        <pic:blipFill>
                          <a:blip r:embed="rId10"/>
                          <a:srcRect l="-24" t="-25" r="-24" b="-25"/>
                          <a:stretch>
                            <a:fillRect/>
                          </a:stretch>
                        </pic:blipFill>
                        <pic:spPr bwMode="auto">
                          <a:xfrm>
                            <a:off x="0" y="0"/>
                            <a:ext cx="1440815" cy="1383030"/>
                          </a:xfrm>
                          <a:prstGeom prst="rect">
                            <a:avLst/>
                          </a:prstGeom>
                        </pic:spPr>
                      </pic:pic>
                    </a:graphicData>
                  </a:graphic>
                </wp:inline>
              </w:drawing>
            </w:r>
          </w:p>
        </w:tc>
        <w:tc>
          <w:tcPr>
            <w:tcW w:w="31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1440815" cy="2266950"/>
                  <wp:effectExtent l="0" t="0" r="0" b="0"/>
                  <wp:docPr id="10"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descr=""/>
                          <pic:cNvPicPr>
                            <a:picLocks noChangeAspect="1" noChangeArrowheads="1"/>
                          </pic:cNvPicPr>
                        </pic:nvPicPr>
                        <pic:blipFill>
                          <a:blip r:embed="rId11"/>
                          <a:srcRect l="-23" t="-14" r="-23" b="-14"/>
                          <a:stretch>
                            <a:fillRect/>
                          </a:stretch>
                        </pic:blipFill>
                        <pic:spPr bwMode="auto">
                          <a:xfrm>
                            <a:off x="0" y="0"/>
                            <a:ext cx="1440815" cy="2266950"/>
                          </a:xfrm>
                          <a:prstGeom prst="rect">
                            <a:avLst/>
                          </a:prstGeom>
                        </pic:spPr>
                      </pic:pic>
                    </a:graphicData>
                  </a:graphic>
                </wp:inline>
              </w:drawing>
            </w:r>
          </w:p>
        </w:tc>
      </w:tr>
      <w:tr>
        <w:trPr/>
        <w:tc>
          <w:tcPr>
            <w:tcW w:w="249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rFonts w:eastAsia="Calibri"/>
                <w:szCs w:val="22"/>
                <w:lang w:val="en-US"/>
              </w:rPr>
              <w:t>NB mode</w:t>
            </w:r>
          </w:p>
        </w:tc>
        <w:tc>
          <w:tcPr>
            <w:tcW w:w="31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rFonts w:eastAsia="Calibri"/>
                <w:szCs w:val="22"/>
                <w:lang w:val="en-US"/>
              </w:rPr>
              <w:t>WB mode</w:t>
            </w:r>
          </w:p>
        </w:tc>
      </w:tr>
      <w:tr>
        <w:trPr/>
        <w:tc>
          <w:tcPr>
            <w:tcW w:w="249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1440815" cy="1682750"/>
                  <wp:effectExtent l="0" t="0" r="0" b="0"/>
                  <wp:docPr id="11"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8" descr=""/>
                          <pic:cNvPicPr>
                            <a:picLocks noChangeAspect="1" noChangeArrowheads="1"/>
                          </pic:cNvPicPr>
                        </pic:nvPicPr>
                        <pic:blipFill>
                          <a:blip r:embed="rId12"/>
                          <a:srcRect l="-23" t="-19" r="-23" b="-19"/>
                          <a:stretch>
                            <a:fillRect/>
                          </a:stretch>
                        </pic:blipFill>
                        <pic:spPr bwMode="auto">
                          <a:xfrm>
                            <a:off x="0" y="0"/>
                            <a:ext cx="1440815" cy="1682750"/>
                          </a:xfrm>
                          <a:prstGeom prst="rect">
                            <a:avLst/>
                          </a:prstGeom>
                        </pic:spPr>
                      </pic:pic>
                    </a:graphicData>
                  </a:graphic>
                </wp:inline>
              </w:drawing>
            </w:r>
          </w:p>
        </w:tc>
        <w:tc>
          <w:tcPr>
            <w:tcW w:w="31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lang w:val="en-US" w:eastAsia="en-US"/>
              </w:rPr>
              <w:drawing>
                <wp:inline distT="0" distB="0" distL="0" distR="0">
                  <wp:extent cx="1847850" cy="1619250"/>
                  <wp:effectExtent l="0" t="0" r="0" b="0"/>
                  <wp:docPr id="12"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
                          <pic:cNvPicPr>
                            <a:picLocks noChangeAspect="1" noChangeArrowheads="1"/>
                          </pic:cNvPicPr>
                        </pic:nvPicPr>
                        <pic:blipFill>
                          <a:blip r:embed="rId13"/>
                          <a:srcRect l="-19" t="-22" r="-19" b="-22"/>
                          <a:stretch>
                            <a:fillRect/>
                          </a:stretch>
                        </pic:blipFill>
                        <pic:spPr bwMode="auto">
                          <a:xfrm>
                            <a:off x="0" y="0"/>
                            <a:ext cx="1847850" cy="1619250"/>
                          </a:xfrm>
                          <a:prstGeom prst="rect">
                            <a:avLst/>
                          </a:prstGeom>
                        </pic:spPr>
                      </pic:pic>
                    </a:graphicData>
                  </a:graphic>
                </wp:inline>
              </w:drawing>
            </w:r>
          </w:p>
        </w:tc>
      </w:tr>
      <w:tr>
        <w:trPr/>
        <w:tc>
          <w:tcPr>
            <w:tcW w:w="249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rFonts w:eastAsia="Calibri"/>
                <w:szCs w:val="22"/>
                <w:lang w:val="en-US"/>
              </w:rPr>
            </w:pPr>
            <w:r>
              <w:rPr>
                <w:rFonts w:eastAsia="Calibri"/>
                <w:szCs w:val="22"/>
                <w:lang w:val="en-US"/>
              </w:rPr>
              <w:t>SWB mode</w:t>
            </w:r>
          </w:p>
        </w:tc>
        <w:tc>
          <w:tcPr>
            <w:tcW w:w="3128"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120"/>
              <w:jc w:val="center"/>
              <w:rPr/>
            </w:pPr>
            <w:r>
              <w:rPr>
                <w:rFonts w:eastAsia="Calibri"/>
                <w:szCs w:val="22"/>
                <w:lang w:val="en-US"/>
              </w:rPr>
              <w:t>FB mode</w:t>
            </w:r>
          </w:p>
        </w:tc>
      </w:tr>
    </w:tbl>
    <w:p>
      <w:pPr>
        <w:pStyle w:val="Normal"/>
        <w:keepNext w:val="true"/>
        <w:keepLines/>
        <w:jc w:val="center"/>
        <w:rPr/>
      </w:pPr>
      <w:bookmarkStart w:id="2" w:name="_Ref401241791"/>
      <w:r>
        <w:rPr>
          <w:lang w:val="en-US"/>
        </w:rPr>
        <w:t xml:space="preserve">Table </w:t>
      </w:r>
      <w:r>
        <w:rPr/>
        <w:fldChar w:fldCharType="begin"/>
      </w:r>
      <w:r>
        <w:rPr/>
        <w:instrText xml:space="preserve"> SEQ Table \* ARABIC </w:instrText>
      </w:r>
      <w:r>
        <w:rPr/>
        <w:fldChar w:fldCharType="separate"/>
      </w:r>
      <w:r>
        <w:rPr/>
        <w:t>1</w:t>
      </w:r>
      <w:r>
        <w:rPr/>
        <w:fldChar w:fldCharType="end"/>
      </w:r>
      <w:bookmarkEnd w:id="2"/>
      <w:r>
        <w:rPr>
          <w:lang w:val="en-US"/>
        </w:rPr>
        <w:t>: Legends for different bit rates</w:t>
      </w:r>
      <w:r>
        <w:br w:type="page"/>
      </w:r>
    </w:p>
    <w:p>
      <w:pPr>
        <w:pStyle w:val="Heading2"/>
        <w:rPr/>
      </w:pPr>
      <w:r>
        <w:rPr/>
        <w:t>EVS-Mode: Narrowband (NB)</w:t>
      </w:r>
    </w:p>
    <w:p>
      <w:pPr>
        <w:pStyle w:val="Normal"/>
        <w:rPr/>
      </w:pPr>
      <w:r>
        <w:rPr>
          <w:lang w:val="en-US"/>
        </w:rPr>
        <w:t xml:space="preserve">In narrowband mode, a sampling rate of 8 kHz and all bit rates (5.9, 7.2, 8.0, 9.6, 13.2, 16.4 and 24.4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Normal"/>
        <w:rPr/>
      </w:pPr>
      <w:r>
        <w:rPr>
          <w:lang w:val="en-US"/>
        </w:rPr>
        <w:t xml:space="preserve">It should be noted, that even though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states that a narrowband signal can be encoded with 16.4 and 24.4 kbit/s, the </w:t>
      </w:r>
      <w:r>
        <w:rPr>
          <w:lang w:val="en-US"/>
        </w:rPr>
        <w:t xml:space="preserve">provided command line executable produces a bitstream with 13.2 kbit/s. Therefore, the magenta, the blue, and the grey curves are identical in the plots of this section and the last three rows of </w:t>
      </w:r>
      <w:r>
        <w:rPr>
          <w:lang w:val="en-US"/>
        </w:rPr>
        <w:fldChar w:fldCharType="begin"/>
      </w:r>
      <w:r>
        <w:rPr>
          <w:lang w:val="en-US"/>
        </w:rPr>
        <w:instrText xml:space="preserve"> REF _Ref401742845 \h </w:instrText>
      </w:r>
      <w:r>
        <w:rPr>
          <w:lang w:val="en-US"/>
        </w:rPr>
        <w:fldChar w:fldCharType="separate"/>
      </w:r>
      <w:r>
        <w:rPr>
          <w:lang w:val="en-US"/>
        </w:rPr>
        <w:t>Table 2</w:t>
      </w:r>
      <w:r>
        <w:rPr>
          <w:lang w:val="en-US"/>
        </w:rPr>
        <w:fldChar w:fldCharType="end"/>
      </w:r>
      <w:r>
        <w:rPr>
          <w:lang w:val="en-US"/>
        </w:rPr>
        <w:t xml:space="preserve"> and </w:t>
      </w:r>
      <w:r>
        <w:rPr>
          <w:lang w:val="en-US"/>
        </w:rPr>
        <w:fldChar w:fldCharType="begin"/>
      </w:r>
      <w:r>
        <w:rPr>
          <w:lang w:val="en-US"/>
        </w:rPr>
        <w:instrText xml:space="preserve"> REF _Ref401239917 \h </w:instrText>
      </w:r>
      <w:r>
        <w:rPr>
          <w:lang w:val="en-US"/>
        </w:rPr>
        <w:fldChar w:fldCharType="separate"/>
      </w:r>
      <w:r>
        <w:rPr>
          <w:lang w:val="en-US"/>
        </w:rPr>
        <w:t>Table 3</w:t>
      </w:r>
      <w:r>
        <w:rPr>
          <w:lang w:val="en-US"/>
        </w:rPr>
        <w:fldChar w:fldCharType="end"/>
      </w:r>
      <w:r>
        <w:rPr>
          <w:lang w:val="en-US"/>
        </w:rPr>
        <w:t xml:space="preserve"> state the same values.</w:t>
      </w:r>
    </w:p>
    <w:p>
      <w:pPr>
        <w:pStyle w:val="Heading3"/>
        <w:ind w:left="737" w:hanging="737"/>
        <w:rPr/>
      </w:pPr>
      <w:r>
        <w:rPr/>
        <w:t>Transfer Function</w:t>
      </w:r>
    </w:p>
    <w:p>
      <w:pPr>
        <w:pStyle w:val="Heading4"/>
        <w:ind w:left="907" w:hanging="907"/>
        <w:rPr/>
      </w:pPr>
      <w:r>
        <w:rPr/>
        <w:t>Frequency Response with real speech</w:t>
      </w:r>
    </w:p>
    <w:p>
      <w:pPr>
        <w:pStyle w:val="Normal"/>
        <w:rPr>
          <w:lang w:val="en-US"/>
        </w:rPr>
      </w:pPr>
      <w:r>
        <w:rPr>
          <w:lang w:val="en-US"/>
        </w:rPr>
        <w:t xml:space="preserve">The following results are produced by applying the measurement instructions according to clause 7.4.2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 compared to the overload point of 3.0 dBm0.</w:t>
      </w:r>
    </w:p>
    <w:tbl>
      <w:tblPr>
        <w:tblW w:w="9496" w:type="dxa"/>
        <w:jc w:val="left"/>
        <w:tblInd w:w="-108" w:type="dxa"/>
        <w:tblLayout w:type="fixed"/>
        <w:tblCellMar>
          <w:top w:w="0" w:type="dxa"/>
          <w:left w:w="108" w:type="dxa"/>
          <w:bottom w:w="0" w:type="dxa"/>
          <w:right w:w="108" w:type="dxa"/>
        </w:tblCellMar>
      </w:tblPr>
      <w:tblGrid>
        <w:gridCol w:w="4748"/>
        <w:gridCol w:w="4748"/>
      </w:tblGrid>
      <w:tr>
        <w:trPr/>
        <w:tc>
          <w:tcPr>
            <w:tcW w:w="4748"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21815"/>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14"/>
                          <a:srcRect l="-5" t="-8" r="-5" b="-8"/>
                          <a:stretch>
                            <a:fillRect/>
                          </a:stretch>
                        </pic:blipFill>
                        <pic:spPr bwMode="auto">
                          <a:xfrm>
                            <a:off x="0" y="0"/>
                            <a:ext cx="2876550" cy="1821815"/>
                          </a:xfrm>
                          <a:prstGeom prst="rect">
                            <a:avLst/>
                          </a:prstGeom>
                        </pic:spPr>
                      </pic:pic>
                    </a:graphicData>
                  </a:graphic>
                </wp:inline>
              </w:drawing>
            </w:r>
          </w:p>
        </w:tc>
        <w:tc>
          <w:tcPr>
            <w:tcW w:w="4748"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21815"/>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5"/>
                          <a:srcRect l="-5" t="-8" r="-5" b="-8"/>
                          <a:stretch>
                            <a:fillRect/>
                          </a:stretch>
                        </pic:blipFill>
                        <pic:spPr bwMode="auto">
                          <a:xfrm>
                            <a:off x="0" y="0"/>
                            <a:ext cx="2876550" cy="1821815"/>
                          </a:xfrm>
                          <a:prstGeom prst="rect">
                            <a:avLst/>
                          </a:prstGeom>
                        </pic:spPr>
                      </pic:pic>
                    </a:graphicData>
                  </a:graphic>
                </wp:inline>
              </w:drawing>
            </w:r>
          </w:p>
        </w:tc>
      </w:tr>
      <w:tr>
        <w:trPr/>
        <w:tc>
          <w:tcPr>
            <w:tcW w:w="4748"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21815"/>
                  <wp:effectExtent l="0" t="0" r="0" b="0"/>
                  <wp:docPr id="15"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
                          <pic:cNvPicPr>
                            <a:picLocks noChangeAspect="1" noChangeArrowheads="1"/>
                          </pic:cNvPicPr>
                        </pic:nvPicPr>
                        <pic:blipFill>
                          <a:blip r:embed="rId16"/>
                          <a:srcRect l="-5" t="-8" r="-5" b="-8"/>
                          <a:stretch>
                            <a:fillRect/>
                          </a:stretch>
                        </pic:blipFill>
                        <pic:spPr bwMode="auto">
                          <a:xfrm>
                            <a:off x="0" y="0"/>
                            <a:ext cx="2876550" cy="1821815"/>
                          </a:xfrm>
                          <a:prstGeom prst="rect">
                            <a:avLst/>
                          </a:prstGeom>
                        </pic:spPr>
                      </pic:pic>
                    </a:graphicData>
                  </a:graphic>
                </wp:inline>
              </w:drawing>
            </w:r>
          </w:p>
        </w:tc>
        <w:tc>
          <w:tcPr>
            <w:tcW w:w="4748"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21815"/>
                  <wp:effectExtent l="0" t="0" r="0" b="0"/>
                  <wp:docPr id="16"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7" descr=""/>
                          <pic:cNvPicPr>
                            <a:picLocks noChangeAspect="1" noChangeArrowheads="1"/>
                          </pic:cNvPicPr>
                        </pic:nvPicPr>
                        <pic:blipFill>
                          <a:blip r:embed="rId17"/>
                          <a:srcRect l="-5" t="-8" r="-5" b="-8"/>
                          <a:stretch>
                            <a:fillRect/>
                          </a:stretch>
                        </pic:blipFill>
                        <pic:spPr bwMode="auto">
                          <a:xfrm>
                            <a:off x="0" y="0"/>
                            <a:ext cx="2876550" cy="1821815"/>
                          </a:xfrm>
                          <a:prstGeom prst="rect">
                            <a:avLst/>
                          </a:prstGeom>
                        </pic:spPr>
                      </pic:pic>
                    </a:graphicData>
                  </a:graphic>
                </wp:inline>
              </w:drawing>
            </w:r>
          </w:p>
        </w:tc>
      </w:tr>
      <w:tr>
        <w:trPr/>
        <w:tc>
          <w:tcPr>
            <w:tcW w:w="9496" w:type="dxa"/>
            <w:gridSpan w:val="2"/>
            <w:tcBorders/>
          </w:tcPr>
          <w:p>
            <w:pPr>
              <w:pStyle w:val="Normal"/>
              <w:keepNext w:val="true"/>
              <w:keepLines/>
              <w:spacing w:before="0" w:after="120"/>
              <w:jc w:val="center"/>
              <w:rPr/>
            </w:pPr>
            <w:bookmarkStart w:id="3" w:name="_Ref401579446"/>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1</w:t>
            </w:r>
            <w:r>
              <w:rPr>
                <w:szCs w:val="22"/>
                <w:rFonts w:eastAsia="Calibri"/>
              </w:rPr>
              <w:fldChar w:fldCharType="end"/>
            </w:r>
            <w:bookmarkEnd w:id="3"/>
            <w:r>
              <w:rPr>
                <w:rFonts w:eastAsia="Calibri"/>
                <w:szCs w:val="22"/>
                <w:lang w:val="en-US"/>
              </w:rPr>
              <w:t>: Frequency response for different overload points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_Ref401579446 \h </w:instrText>
      </w:r>
      <w:r>
        <w:rPr>
          <w:lang w:val="en-US"/>
        </w:rPr>
        <w:fldChar w:fldCharType="separate"/>
      </w:r>
      <w:r>
        <w:rPr>
          <w:lang w:val="en-US"/>
        </w:rPr>
        <w:t>Figure 1</w:t>
      </w:r>
      <w:r>
        <w:rPr>
          <w:lang w:val="en-US"/>
        </w:rPr>
        <w:fldChar w:fldCharType="end"/>
      </w:r>
      <w:r>
        <w:rPr>
          <w:lang w:val="en-US"/>
        </w:rPr>
        <w:t xml:space="preserve">. For the default and extra overload points,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p>
    <w:p>
      <w:pPr>
        <w:pStyle w:val="Heading4"/>
        <w:ind w:left="907" w:hanging="907"/>
        <w:rPr/>
      </w:pPr>
      <w:r>
        <w:rPr/>
        <w:t>Frequency Response with composite source signal (CSS)</w:t>
      </w:r>
    </w:p>
    <w:p>
      <w:pPr>
        <w:pStyle w:val="Normal"/>
        <w:rPr/>
      </w:pPr>
      <w:r>
        <w:rPr>
          <w:lang w:val="en-US"/>
        </w:rPr>
        <w:t xml:space="preserve">The following results are produced by applying the measurement instructions according to clause 7.3.2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w:t>
      </w:r>
      <w:r>
        <w:rPr/>
        <w:t>signal is used as a reference for the calculation.</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21815"/>
                  <wp:effectExtent l="0" t="0" r="0" b="0"/>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8"/>
                          <a:srcRect l="-5" t="-8" r="-5" b="-8"/>
                          <a:stretch>
                            <a:fillRect/>
                          </a:stretch>
                        </pic:blipFill>
                        <pic:spPr bwMode="auto">
                          <a:xfrm>
                            <a:off x="0" y="0"/>
                            <a:ext cx="2876550" cy="182181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21815"/>
                  <wp:effectExtent l="0" t="0" r="0" b="0"/>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19"/>
                          <a:srcRect l="-5" t="-8" r="-5" b="-8"/>
                          <a:stretch>
                            <a:fillRect/>
                          </a:stretch>
                        </pic:blipFill>
                        <pic:spPr bwMode="auto">
                          <a:xfrm>
                            <a:off x="0" y="0"/>
                            <a:ext cx="2876550" cy="1821815"/>
                          </a:xfrm>
                          <a:prstGeom prst="rect">
                            <a:avLst/>
                          </a:prstGeom>
                        </pic:spPr>
                      </pic:pic>
                    </a:graphicData>
                  </a:graphic>
                </wp:inline>
              </w:drawing>
            </w:r>
          </w:p>
        </w:tc>
      </w:tr>
      <w:tr>
        <w:trPr/>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21815"/>
                  <wp:effectExtent l="0" t="0" r="0" b="0"/>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20"/>
                          <a:srcRect l="-5" t="-8" r="-5" b="-8"/>
                          <a:stretch>
                            <a:fillRect/>
                          </a:stretch>
                        </pic:blipFill>
                        <pic:spPr bwMode="auto">
                          <a:xfrm>
                            <a:off x="0" y="0"/>
                            <a:ext cx="2876550" cy="1821815"/>
                          </a:xfrm>
                          <a:prstGeom prst="rect">
                            <a:avLst/>
                          </a:prstGeom>
                        </pic:spPr>
                      </pic:pic>
                    </a:graphicData>
                  </a:graphic>
                </wp:inline>
              </w:drawing>
            </w:r>
          </w:p>
        </w:tc>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21815"/>
                  <wp:effectExtent l="0" t="0" r="0" b="0"/>
                  <wp:docPr id="20"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
                          <pic:cNvPicPr>
                            <a:picLocks noChangeAspect="1" noChangeArrowheads="1"/>
                          </pic:cNvPicPr>
                        </pic:nvPicPr>
                        <pic:blipFill>
                          <a:blip r:embed="rId21"/>
                          <a:srcRect l="-5" t="-8" r="-5" b="-8"/>
                          <a:stretch>
                            <a:fillRect/>
                          </a:stretch>
                        </pic:blipFill>
                        <pic:spPr bwMode="auto">
                          <a:xfrm>
                            <a:off x="0" y="0"/>
                            <a:ext cx="2876550" cy="182181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4" w:name="_Ref401649212"/>
            <w:bookmarkStart w:id="5" w:name="_Ref401649219"/>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2</w:t>
            </w:r>
            <w:r>
              <w:rPr>
                <w:szCs w:val="22"/>
                <w:rFonts w:eastAsia="Calibri"/>
              </w:rPr>
              <w:fldChar w:fldCharType="end"/>
            </w:r>
            <w:bookmarkEnd w:id="5"/>
            <w:r>
              <w:rPr>
                <w:rFonts w:eastAsia="Calibri"/>
                <w:szCs w:val="22"/>
                <w:lang w:val="en-US"/>
              </w:rPr>
              <w:t>: Frequency response for different overload points</w:t>
            </w:r>
            <w:bookmarkEnd w:id="4"/>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_Ref401649219 \h </w:instrText>
      </w:r>
      <w:r>
        <w:rPr>
          <w:lang w:val="en-US"/>
        </w:rPr>
        <w:fldChar w:fldCharType="separate"/>
      </w:r>
      <w:r>
        <w:rPr>
          <w:lang w:val="en-US"/>
        </w:rPr>
        <w:t>Figure 2</w:t>
      </w:r>
      <w:r>
        <w:rPr>
          <w:lang w:val="en-US"/>
        </w:rPr>
        <w:fldChar w:fldCharType="end"/>
      </w:r>
      <w:r>
        <w:rPr>
          <w:lang w:val="en-US"/>
        </w:rPr>
        <w:t>. For the default overload points, the codec does not violate the given tolerance scheme for all bit rates. In contrast to the results with real speech, the frequency responses for the extra overload points, i.e., with additional attenuation of the source signal, violate the given tolerance scheme several times. Especially for low bit rates (red/green curves) the codec does not perform well.</w:t>
      </w:r>
    </w:p>
    <w:p>
      <w:pPr>
        <w:pStyle w:val="Heading3"/>
        <w:ind w:left="737" w:hanging="737"/>
        <w:rPr/>
      </w:pPr>
      <w:bookmarkStart w:id="6" w:name="_Ref401842595"/>
      <w:r>
        <w:rPr/>
        <w:t>Idle Noise with Activation</w:t>
      </w:r>
      <w:bookmarkEnd w:id="6"/>
    </w:p>
    <w:p>
      <w:pPr>
        <w:pStyle w:val="Heading4"/>
        <w:ind w:left="907" w:hanging="907"/>
        <w:rPr/>
      </w:pPr>
      <w:bookmarkStart w:id="7" w:name="_Ref401243459"/>
      <w:r>
        <w:rPr/>
        <w:t>Idle noise generated with activation and digital zero input</w:t>
      </w:r>
      <w:bookmarkEnd w:id="7"/>
    </w:p>
    <w:p>
      <w:pPr>
        <w:pStyle w:val="Normal"/>
        <w:rPr>
          <w:lang w:val="en-US"/>
        </w:rPr>
      </w:pPr>
      <w:r>
        <w:rPr>
          <w:lang w:val="en-US"/>
        </w:rPr>
        <w:t xml:space="preserve">The following results are produced by applying the measurement instructions and requirements according to clause 7.3.2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This includes an activation of the device under test with a CSS burst before the measured idle segment.</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7210"/>
                  <wp:effectExtent l="0" t="0" r="0" b="0"/>
                  <wp:docPr id="21"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2" descr=""/>
                          <pic:cNvPicPr>
                            <a:picLocks noChangeAspect="1" noChangeArrowheads="1"/>
                          </pic:cNvPicPr>
                        </pic:nvPicPr>
                        <pic:blipFill>
                          <a:blip r:embed="rId22"/>
                          <a:srcRect l="-5" t="-8" r="-5" b="-8"/>
                          <a:stretch>
                            <a:fillRect/>
                          </a:stretch>
                        </pic:blipFill>
                        <pic:spPr bwMode="auto">
                          <a:xfrm>
                            <a:off x="0" y="0"/>
                            <a:ext cx="2879090" cy="1807210"/>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72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23"/>
                          <a:srcRect l="-5" t="-8" r="-5" b="-8"/>
                          <a:stretch>
                            <a:fillRect/>
                          </a:stretch>
                        </pic:blipFill>
                        <pic:spPr bwMode="auto">
                          <a:xfrm>
                            <a:off x="0" y="0"/>
                            <a:ext cx="2879090" cy="1807210"/>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rFonts w:eastAsia="Calibri"/>
                <w:szCs w:val="22"/>
                <w:lang w:val="en-US"/>
              </w:rPr>
            </w:pPr>
            <w:bookmarkStart w:id="8" w:name="_Ref401239890"/>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w:t>
            </w:r>
            <w:r>
              <w:rPr>
                <w:lang w:val="en-US"/>
              </w:rPr>
              <w:fldChar w:fldCharType="end"/>
            </w:r>
            <w:bookmarkEnd w:id="8"/>
            <w:r>
              <w:rPr>
                <w:lang w:val="en-US"/>
              </w:rPr>
              <w:t>: Idle noise spectrum with activation for different overload points</w:t>
            </w:r>
          </w:p>
        </w:tc>
      </w:tr>
    </w:tbl>
    <w:p>
      <w:pPr>
        <w:pStyle w:val="Normal"/>
        <w:rPr>
          <w:lang w:val="en-US"/>
        </w:rPr>
      </w:pPr>
      <w:r>
        <w:rPr>
          <w:lang w:val="en-US"/>
        </w:rPr>
      </w:r>
    </w:p>
    <w:p>
      <w:pPr>
        <w:pStyle w:val="Normal"/>
        <w:rPr/>
      </w:pPr>
      <w:r>
        <w:rPr>
          <w:lang w:val="en-US"/>
        </w:rPr>
        <w:t xml:space="preserve">Neither in the frequency representation shown in </w:t>
      </w:r>
      <w:r>
        <w:rPr>
          <w:lang w:val="en-US"/>
        </w:rPr>
        <w:fldChar w:fldCharType="begin"/>
      </w:r>
      <w:r>
        <w:rPr>
          <w:lang w:val="en-US"/>
        </w:rPr>
        <w:instrText xml:space="preserve"> REF _Ref401239890 \h </w:instrText>
      </w:r>
      <w:r>
        <w:rPr>
          <w:lang w:val="en-US"/>
        </w:rPr>
        <w:fldChar w:fldCharType="separate"/>
      </w:r>
      <w:r>
        <w:rPr>
          <w:lang w:val="en-US"/>
        </w:rPr>
        <w:t>Figure 3</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_Ref401742845 \h </w:instrText>
      </w:r>
      <w:r>
        <w:rPr>
          <w:lang w:val="en-US"/>
        </w:rPr>
        <w:fldChar w:fldCharType="separate"/>
      </w:r>
      <w:r>
        <w:rPr>
          <w:lang w:val="en-US"/>
        </w:rPr>
        <w:t>Table 2</w:t>
      </w:r>
      <w:r>
        <w:rPr>
          <w:lang w:val="en-US"/>
        </w:rPr>
        <w:fldChar w:fldCharType="end"/>
      </w:r>
      <w:r>
        <w:rPr>
          <w:lang w:val="en-US"/>
        </w:rPr>
        <w:t xml:space="preserve">, a violation of the requirements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can be observed for any narrowband bit rate.</w:t>
      </w:r>
    </w:p>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60" w:after="60"/>
              <w:jc w:val="right"/>
              <w:rPr>
                <w:lang w:eastAsia="de-DE"/>
              </w:rPr>
            </w:pPr>
            <w:r>
              <w:rPr>
                <w:lang w:eastAsia="de-DE"/>
              </w:rPr>
            </w:r>
          </w:p>
        </w:tc>
        <w:tc>
          <w:tcPr>
            <w:tcW w:w="2494"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center"/>
              <w:rPr>
                <w:lang w:eastAsia="de-DE"/>
              </w:rPr>
            </w:pPr>
            <w:r>
              <w:rPr>
                <w:lang w:eastAsia="de-DE"/>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eastAsia="de-DE"/>
              </w:rPr>
            </w:pPr>
            <w:r>
              <w:rPr>
                <w:lang w:eastAsia="de-DE"/>
              </w:rPr>
              <w:t>bit rate</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eastAsia="de-DE"/>
              </w:rPr>
            </w:pPr>
            <w:r>
              <w:rPr>
                <w:lang w:eastAsia="de-DE"/>
              </w:rPr>
              <w:t>3.0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eastAsia="de-DE"/>
              </w:rPr>
            </w:pPr>
            <w:r>
              <w:rPr>
                <w:lang w:eastAsia="de-DE"/>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-97.2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-90.2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-97.9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-87.8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-98.0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-86.9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-106.7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-108.2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-97.7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-93.3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-97.7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-93.3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-97.7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rFonts w:eastAsia="Calibri"/>
              </w:rPr>
              <w:t>-93.3</w:t>
            </w:r>
          </w:p>
        </w:tc>
      </w:tr>
    </w:tbl>
    <w:p>
      <w:pPr>
        <w:pStyle w:val="Normal"/>
        <w:keepNext w:val="true"/>
        <w:keepLines/>
        <w:jc w:val="center"/>
        <w:rPr/>
      </w:pPr>
      <w:bookmarkStart w:id="9" w:name="_Ref401742845"/>
      <w:r>
        <w:rPr>
          <w:lang w:val="en-US"/>
        </w:rPr>
        <w:t xml:space="preserve">Table </w:t>
      </w:r>
      <w:r>
        <w:rPr/>
        <w:fldChar w:fldCharType="begin"/>
      </w:r>
      <w:r>
        <w:rPr/>
        <w:instrText xml:space="preserve"> SEQ Table \* ARABIC </w:instrText>
      </w:r>
      <w:r>
        <w:rPr/>
        <w:fldChar w:fldCharType="separate"/>
      </w:r>
      <w:r>
        <w:rPr/>
        <w:t>2</w:t>
      </w:r>
      <w:r>
        <w:rPr/>
        <w:fldChar w:fldCharType="end"/>
      </w:r>
      <w:bookmarkEnd w:id="9"/>
      <w:r>
        <w:rPr>
          <w:lang w:val="en-US"/>
        </w:rPr>
        <w:t>: Idle noise levels with activation in dB(A) (requirement: -57.0 dB(A))</w:t>
      </w:r>
    </w:p>
    <w:p>
      <w:pPr>
        <w:pStyle w:val="Normal"/>
        <w:rPr>
          <w:lang w:val="en-US"/>
        </w:rPr>
      </w:pPr>
      <w:r>
        <w:rPr>
          <w:lang w:val="en-US"/>
        </w:rPr>
      </w:r>
    </w:p>
    <w:p>
      <w:pPr>
        <w:pStyle w:val="Heading4"/>
        <w:ind w:left="907" w:hanging="907"/>
        <w:rPr/>
      </w:pPr>
      <w:r>
        <w:rPr/>
        <w:t>Idle noise generated with activation and dithering noise</w:t>
      </w:r>
    </w:p>
    <w:p>
      <w:pPr>
        <w:pStyle w:val="Normal"/>
        <w:rPr/>
      </w:pPr>
      <w:r>
        <w:rPr>
          <w:lang w:val="en-US"/>
        </w:rPr>
        <w:t xml:space="preserve">The original measurement described in section </w:t>
      </w:r>
      <w:r>
        <w:rPr>
          <w:lang w:val="en-US"/>
        </w:rPr>
        <w:fldChar w:fldCharType="begin"/>
      </w:r>
      <w:r>
        <w:rPr>
          <w:lang w:val="en-US"/>
        </w:rPr>
        <w:instrText xml:space="preserve"> REF _Ref401243459 \r \h </w:instrText>
      </w:r>
      <w:r>
        <w:rPr>
          <w:lang w:val="en-US"/>
        </w:rPr>
        <w:fldChar w:fldCharType="separate"/>
      </w:r>
      <w:r>
        <w:rPr>
          <w:lang w:val="en-US"/>
        </w:rPr>
        <w:t>3.2.2.1</w:t>
      </w:r>
      <w:r>
        <w:rPr>
          <w:lang w:val="en-US"/>
        </w:rPr>
        <w:fldChar w:fldCharType="end"/>
      </w:r>
      <w:r>
        <w:rPr>
          <w:lang w:val="en-US"/>
        </w:rPr>
        <w:t xml:space="preserve"> 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w:t>
      </w:r>
      <w:r>
        <w:rPr/>
        <w:t>2 was used.</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10" w:name="_Ref40174278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w:t>
            </w:r>
            <w:r>
              <w:rPr>
                <w:szCs w:val="22"/>
                <w:rFonts w:eastAsia="Calibri"/>
                <w:lang w:val="en-US"/>
              </w:rPr>
              <w:fldChar w:fldCharType="end"/>
            </w:r>
            <w:bookmarkEnd w:id="10"/>
            <w:r>
              <w:rPr>
                <w:rFonts w:eastAsia="Calibri"/>
                <w:szCs w:val="22"/>
                <w:lang w:val="en-US"/>
              </w:rPr>
              <w:t xml:space="preserve">: Idle noise spectrum with </w:t>
            </w:r>
            <w:r>
              <w:rPr/>
              <w:t xml:space="preserve">activation and </w:t>
            </w:r>
            <w:r>
              <w:rPr>
                <w:rFonts w:eastAsia="Calibri"/>
                <w:szCs w:val="22"/>
                <w:lang w:val="en-US"/>
              </w:rPr>
              <w:t>1-bit dithering noise</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11" w:name="_Ref40174279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5</w:t>
            </w:r>
            <w:r>
              <w:rPr>
                <w:szCs w:val="22"/>
                <w:rFonts w:eastAsia="Calibri"/>
                <w:lang w:val="en-US"/>
              </w:rPr>
              <w:fldChar w:fldCharType="end"/>
            </w:r>
            <w:bookmarkEnd w:id="11"/>
            <w:r>
              <w:rPr>
                <w:rFonts w:eastAsia="Calibri"/>
                <w:szCs w:val="22"/>
                <w:lang w:val="en-US"/>
              </w:rPr>
              <w:t xml:space="preserve">: Idle noise spectrum with </w:t>
            </w:r>
            <w:r>
              <w:rPr/>
              <w:t xml:space="preserve">activation and </w:t>
            </w:r>
            <w:r>
              <w:rPr>
                <w:rFonts w:eastAsia="Calibri"/>
                <w:szCs w:val="22"/>
                <w:lang w:val="en-US"/>
              </w:rPr>
              <w:t>2-bit dithering noise</w:t>
            </w:r>
          </w:p>
        </w:tc>
      </w:tr>
    </w:tbl>
    <w:p>
      <w:pPr>
        <w:pStyle w:val="Normal"/>
        <w:rPr/>
      </w:pPr>
      <w:r>
        <w:rPr/>
      </w:r>
    </w:p>
    <w:tbl>
      <w:tblPr>
        <w:tblW w:w="8843" w:type="dxa"/>
        <w:jc w:val="center"/>
        <w:tblInd w:w="0" w:type="dxa"/>
        <w:tblLayout w:type="fixed"/>
        <w:tblCellMar>
          <w:top w:w="0" w:type="dxa"/>
          <w:left w:w="70" w:type="dxa"/>
          <w:bottom w:w="0" w:type="dxa"/>
          <w:right w:w="70"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lineRule="auto" w:line="240" w:before="60" w:after="60"/>
              <w:rPr>
                <w:rFonts w:cs="Arial"/>
                <w:color w:val="000000"/>
                <w:szCs w:val="22"/>
                <w:lang w:val="en-US" w:eastAsia="de-DE"/>
              </w:rPr>
            </w:pPr>
            <w:r>
              <w:rPr>
                <w:rFonts w:cs="Arial"/>
                <w:color w:val="000000"/>
                <w:szCs w:val="22"/>
                <w:lang w:val="en-US" w:eastAsia="de-DE"/>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center"/>
              <w:rPr/>
            </w:pPr>
            <w:r>
              <w:rPr>
                <w:rFonts w:cs="Arial"/>
                <w:color w:val="000000"/>
                <w:szCs w:val="22"/>
                <w:lang w:eastAsia="de-DE"/>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lineRule="auto" w:line="240" w:before="60" w:after="60"/>
              <w:jc w:val="right"/>
              <w:rPr>
                <w:rFonts w:cs="Arial"/>
                <w:color w:val="000000"/>
                <w:szCs w:val="22"/>
                <w:lang w:eastAsia="de-DE"/>
              </w:rPr>
            </w:pPr>
            <w:r>
              <w:rPr>
                <w:rFonts w:cs="Arial"/>
                <w:color w:val="000000"/>
                <w:szCs w:val="22"/>
                <w:lang w:eastAsia="de-DE"/>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center"/>
              <w:rPr>
                <w:rFonts w:cs="Arial"/>
                <w:color w:val="000000"/>
                <w:szCs w:val="22"/>
                <w:lang w:eastAsia="de-DE"/>
              </w:rPr>
            </w:pPr>
            <w:r>
              <w:rPr>
                <w:rFonts w:cs="Arial"/>
                <w:color w:val="000000"/>
                <w:szCs w:val="22"/>
                <w:lang w:eastAsia="de-DE"/>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center"/>
              <w:rPr>
                <w:rFonts w:cs="Arial"/>
                <w:color w:val="000000"/>
                <w:szCs w:val="22"/>
                <w:lang w:eastAsia="de-DE"/>
              </w:rPr>
            </w:pPr>
            <w:r>
              <w:rPr>
                <w:rFonts w:cs="Arial"/>
                <w:color w:val="000000"/>
                <w:szCs w:val="22"/>
                <w:lang w:eastAsia="de-DE"/>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center"/>
              <w:rPr>
                <w:rFonts w:cs="Arial"/>
                <w:color w:val="000000"/>
                <w:szCs w:val="22"/>
                <w:lang w:eastAsia="de-DE"/>
              </w:rPr>
            </w:pPr>
            <w:r>
              <w:rPr>
                <w:rFonts w:cs="Arial"/>
                <w:color w:val="000000"/>
                <w:szCs w:val="22"/>
                <w:lang w:eastAsia="de-DE"/>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5.9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-97.2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-85.5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-77.2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-76.6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-71.9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7.2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-97.9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-87.8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-75.3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-98.0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-86.9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-87.6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-79.9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-81.1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-74.8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-106.7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-108.2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-90.6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-84.6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-89.8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-83.9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-97.7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-93.3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-86.8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-74.0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-97.7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-93.3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-86.8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-74.0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pPr>
            <w:r>
              <w:rPr>
                <w:rFonts w:cs="Arial"/>
                <w:color w:val="000000"/>
                <w:szCs w:val="22"/>
                <w:lang w:eastAsia="de-DE"/>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-97.7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-93.3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-86.8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-80.3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lineRule="auto" w:line="240" w:before="60" w:after="60"/>
              <w:jc w:val="right"/>
              <w:rPr>
                <w:rFonts w:cs="Arial"/>
                <w:color w:val="000000"/>
                <w:szCs w:val="22"/>
                <w:lang w:eastAsia="de-DE"/>
              </w:rPr>
            </w:pPr>
            <w:r>
              <w:rPr>
                <w:rFonts w:cs="Arial"/>
                <w:color w:val="000000"/>
                <w:szCs w:val="22"/>
                <w:lang w:eastAsia="de-DE"/>
              </w:rPr>
              <w:t>-74.0</w:t>
            </w:r>
          </w:p>
        </w:tc>
      </w:tr>
    </w:tbl>
    <w:p>
      <w:pPr>
        <w:pStyle w:val="Normal"/>
        <w:keepNext w:val="true"/>
        <w:keepLines/>
        <w:jc w:val="center"/>
        <w:rPr>
          <w:lang w:val="en-US"/>
        </w:rPr>
      </w:pPr>
      <w:bookmarkStart w:id="12" w:name="_Ref401742828"/>
      <w:bookmarkStart w:id="13" w:name="_Ref401239917"/>
      <w:r>
        <w:rPr>
          <w:lang w:val="en-US"/>
        </w:rPr>
        <w:t xml:space="preserve">Table </w:t>
      </w:r>
      <w:r>
        <w:rPr/>
        <w:fldChar w:fldCharType="begin"/>
      </w:r>
      <w:r>
        <w:rPr/>
        <w:instrText xml:space="preserve"> SEQ Table \* ARABIC </w:instrText>
      </w:r>
      <w:r>
        <w:rPr/>
        <w:fldChar w:fldCharType="separate"/>
      </w:r>
      <w:r>
        <w:rPr/>
        <w:t>3</w:t>
      </w:r>
      <w:r>
        <w:rPr/>
        <w:fldChar w:fldCharType="end"/>
      </w:r>
      <w:bookmarkEnd w:id="13"/>
      <w:r>
        <w:rPr>
          <w:lang w:val="en-US"/>
        </w:rPr>
        <w:t xml:space="preserve">: Idle noise levels with </w:t>
      </w:r>
      <w:r>
        <w:rPr/>
        <w:t xml:space="preserve">activation and </w:t>
      </w:r>
      <w:r>
        <w:rPr>
          <w:lang w:val="en-US"/>
        </w:rPr>
        <w:t>dithering noise in dB(A)</w:t>
      </w:r>
      <w:bookmarkEnd w:id="12"/>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_Ref401742784 \h </w:instrText>
      </w:r>
      <w:r>
        <w:rPr>
          <w:lang w:val="en-US"/>
        </w:rPr>
        <w:fldChar w:fldCharType="separate"/>
      </w:r>
      <w:r>
        <w:rPr>
          <w:lang w:val="en-US"/>
        </w:rPr>
        <w:t>Figure 4</w:t>
      </w:r>
      <w:r>
        <w:rPr>
          <w:lang w:val="en-US"/>
        </w:rPr>
        <w:fldChar w:fldCharType="end"/>
      </w:r>
      <w:r>
        <w:rPr>
          <w:lang w:val="en-US"/>
        </w:rPr>
        <w:t xml:space="preserve"> and </w:t>
      </w:r>
      <w:r>
        <w:rPr>
          <w:lang w:val="en-US"/>
        </w:rPr>
        <w:fldChar w:fldCharType="begin"/>
      </w:r>
      <w:r>
        <w:rPr>
          <w:lang w:val="en-US"/>
        </w:rPr>
        <w:instrText xml:space="preserve"> REF _Ref401742792 \h </w:instrText>
      </w:r>
      <w:r>
        <w:rPr>
          <w:lang w:val="en-US"/>
        </w:rPr>
        <w:fldChar w:fldCharType="separate"/>
      </w:r>
      <w:r>
        <w:rPr>
          <w:lang w:val="en-US"/>
        </w:rPr>
        <w:t>Figure 5</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_Ref401239917 \h </w:instrText>
      </w:r>
      <w:r>
        <w:rPr>
          <w:lang w:val="en-US"/>
        </w:rPr>
        <w:fldChar w:fldCharType="separate"/>
      </w:r>
      <w:r>
        <w:rPr>
          <w:lang w:val="en-US"/>
        </w:rPr>
        <w:t>Table 3</w:t>
      </w:r>
      <w:r>
        <w:rPr>
          <w:lang w:val="en-US"/>
        </w:rPr>
        <w:fldChar w:fldCharType="end"/>
      </w:r>
      <w:r>
        <w:rPr>
          <w:lang w:val="en-US"/>
        </w:rPr>
        <w:t>, a violation of the requirements can be observed for any narrowband bit rate or overload point.</w:t>
      </w:r>
    </w:p>
    <w:p>
      <w:pPr>
        <w:pStyle w:val="Normal"/>
        <w:rPr>
          <w:lang w:val="en-US"/>
        </w:rPr>
      </w:pPr>
      <w:r>
        <w:rPr>
          <w:lang w:val="en-US"/>
        </w:rPr>
        <w:t>The results for the two overload points, however, show a different behavior with respect to the same dithering noise power. This is attributed to the different states of the codec depending on the overload point specific scalings of the activation sequence. Therefore, the next section describes the same measurement without activation.</w:t>
      </w:r>
    </w:p>
    <w:p>
      <w:pPr>
        <w:pStyle w:val="Heading3"/>
        <w:ind w:left="737" w:hanging="737"/>
        <w:rPr/>
      </w:pPr>
      <w:r>
        <w:rPr/>
        <w:t>Idle Noise without Activation</w:t>
      </w:r>
    </w:p>
    <w:p>
      <w:pPr>
        <w:pStyle w:val="Normal"/>
        <w:rPr/>
      </w:pPr>
      <w:r>
        <w:rPr>
          <w:lang w:val="en-US"/>
        </w:rPr>
        <w:t>The following results are produced by applying measurement instructions and requirements of section </w:t>
      </w:r>
      <w:r>
        <w:rPr>
          <w:lang w:val="en-US"/>
        </w:rPr>
        <w:fldChar w:fldCharType="begin"/>
      </w:r>
      <w:r>
        <w:rPr>
          <w:lang w:val="en-US"/>
        </w:rPr>
        <w:instrText xml:space="preserve"> REF _Ref401842595 \r \h </w:instrText>
      </w:r>
      <w:r>
        <w:rPr>
          <w:lang w:val="en-US"/>
        </w:rPr>
        <w:fldChar w:fldCharType="separate"/>
      </w:r>
      <w:r>
        <w:rPr>
          <w:lang w:val="en-US"/>
        </w:rPr>
        <w:t>3.2.2</w:t>
      </w:r>
      <w:r>
        <w:rPr>
          <w:lang w:val="en-US"/>
        </w:rPr>
        <w:fldChar w:fldCharType="end"/>
      </w:r>
      <w:r>
        <w:rPr/>
        <w:t xml:space="preserve"> but without the preceding activation sequence.</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lang w:val="en-US"/>
              </w:rPr>
              <w:drawing>
                <wp:inline distT="0" distB="0" distL="0" distR="0">
                  <wp:extent cx="2879090" cy="1802765"/>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rFonts w:eastAsia="Calibri"/>
                <w:szCs w:val="22"/>
                <w:lang w:val="en-US"/>
              </w:rPr>
            </w:pPr>
            <w:bookmarkStart w:id="14" w:name="_Ref401843710"/>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6</w:t>
            </w:r>
            <w:r>
              <w:rPr>
                <w:lang w:val="en-US"/>
              </w:rPr>
              <w:fldChar w:fldCharType="end"/>
            </w:r>
            <w:bookmarkEnd w:id="14"/>
            <w:r>
              <w:rPr>
                <w:lang w:val="en-US"/>
              </w:rPr>
              <w:t>: Idle noise spectrum without activation for different overload points</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15" w:name="_Ref40184371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7</w:t>
            </w:r>
            <w:r>
              <w:rPr>
                <w:szCs w:val="22"/>
                <w:rFonts w:eastAsia="Calibri"/>
                <w:lang w:val="en-US"/>
              </w:rPr>
              <w:fldChar w:fldCharType="end"/>
            </w:r>
            <w:bookmarkEnd w:id="15"/>
            <w:r>
              <w:rPr>
                <w:rFonts w:eastAsia="Calibri"/>
                <w:szCs w:val="22"/>
                <w:lang w:val="en-US"/>
              </w:rPr>
              <w:t>: Idle noise spectrum without activation with 1-bit dithering noise</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16" w:name="_Ref40184371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8</w:t>
            </w:r>
            <w:r>
              <w:rPr>
                <w:szCs w:val="22"/>
                <w:rFonts w:eastAsia="Calibri"/>
                <w:lang w:val="en-US"/>
              </w:rPr>
              <w:fldChar w:fldCharType="end"/>
            </w:r>
            <w:bookmarkEnd w:id="16"/>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jc w:val="right"/>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5.9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-107.5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-101.5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-86.8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-81.8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-75.8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-108.2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-102.7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-81.8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-75.7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-108.4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-107.9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-85.9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-75.1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-92.1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-86.1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-87.8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-81.8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-101.9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-85.3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-73.9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-101.9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-85.3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-73.9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-101.9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-85.3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-73.9</w:t>
            </w:r>
          </w:p>
        </w:tc>
      </w:tr>
    </w:tbl>
    <w:p>
      <w:pPr>
        <w:pStyle w:val="Normal"/>
        <w:keepNext w:val="true"/>
        <w:keepLines/>
        <w:jc w:val="center"/>
        <w:rPr>
          <w:lang w:val="en-US"/>
        </w:rPr>
      </w:pPr>
      <w:bookmarkStart w:id="17" w:name="_Ref401843758"/>
      <w:r>
        <w:rPr>
          <w:lang w:val="en-US"/>
        </w:rPr>
        <w:t xml:space="preserve">Table </w:t>
      </w:r>
      <w:r>
        <w:rPr/>
        <w:fldChar w:fldCharType="begin"/>
      </w:r>
      <w:r>
        <w:rPr/>
        <w:instrText xml:space="preserve"> SEQ Table \* ARABIC </w:instrText>
      </w:r>
      <w:r>
        <w:rPr/>
        <w:fldChar w:fldCharType="separate"/>
      </w:r>
      <w:r>
        <w:rPr/>
        <w:t>4</w:t>
      </w:r>
      <w:r>
        <w:rPr/>
        <w:fldChar w:fldCharType="end"/>
      </w:r>
      <w:bookmarkEnd w:id="17"/>
      <w:r>
        <w:rPr>
          <w:lang w:val="en-US"/>
        </w:rPr>
        <w:t>: Idle noise levels without activation with dithering noise in dB(A)</w:t>
      </w:r>
    </w:p>
    <w:p>
      <w:pPr>
        <w:pStyle w:val="Normal"/>
        <w:rPr>
          <w:lang w:val="en-US"/>
        </w:rPr>
      </w:pPr>
      <w:r>
        <w:rPr>
          <w:lang w:val="en-US"/>
        </w:rPr>
      </w:r>
    </w:p>
    <w:p>
      <w:pPr>
        <w:pStyle w:val="Normal"/>
        <w:rPr/>
      </w:pPr>
      <w:r>
        <w:rPr>
          <w:lang w:val="en-US"/>
        </w:rPr>
        <w:t xml:space="preserve">Again, neither in the frequency representations shown in </w:t>
      </w:r>
      <w:r>
        <w:rPr>
          <w:lang w:val="en-US"/>
        </w:rPr>
        <w:fldChar w:fldCharType="begin"/>
      </w:r>
      <w:r>
        <w:rPr>
          <w:lang w:val="en-US"/>
        </w:rPr>
        <w:instrText xml:space="preserve"> REF _Ref401843710 \h </w:instrText>
      </w:r>
      <w:r>
        <w:rPr>
          <w:lang w:val="en-US"/>
        </w:rPr>
        <w:fldChar w:fldCharType="separate"/>
      </w:r>
      <w:r>
        <w:rPr>
          <w:lang w:val="en-US"/>
        </w:rPr>
        <w:t>Figure 6</w:t>
      </w:r>
      <w:r>
        <w:rPr>
          <w:lang w:val="en-US"/>
        </w:rPr>
        <w:fldChar w:fldCharType="end"/>
      </w:r>
      <w:r>
        <w:rPr>
          <w:lang w:val="en-US"/>
        </w:rPr>
        <w:t xml:space="preserve">, </w:t>
      </w:r>
      <w:r>
        <w:rPr>
          <w:lang w:val="en-US"/>
        </w:rPr>
        <w:fldChar w:fldCharType="begin"/>
      </w:r>
      <w:r>
        <w:rPr>
          <w:lang w:val="en-US"/>
        </w:rPr>
        <w:instrText xml:space="preserve"> REF _Ref401843712 \h </w:instrText>
      </w:r>
      <w:r>
        <w:rPr>
          <w:lang w:val="en-US"/>
        </w:rPr>
        <w:fldChar w:fldCharType="separate"/>
      </w:r>
      <w:r>
        <w:rPr>
          <w:lang w:val="en-US"/>
        </w:rPr>
        <w:t>Figure 7</w:t>
      </w:r>
      <w:r>
        <w:rPr>
          <w:lang w:val="en-US"/>
        </w:rPr>
        <w:fldChar w:fldCharType="end"/>
      </w:r>
      <w:r>
        <w:rPr>
          <w:lang w:val="en-US"/>
        </w:rPr>
        <w:t xml:space="preserve">, and </w:t>
      </w:r>
      <w:r>
        <w:rPr>
          <w:lang w:val="en-US"/>
        </w:rPr>
        <w:fldChar w:fldCharType="begin"/>
      </w:r>
      <w:r>
        <w:rPr>
          <w:lang w:val="en-US"/>
        </w:rPr>
        <w:instrText xml:space="preserve"> REF _Ref401843714 \h </w:instrText>
      </w:r>
      <w:r>
        <w:rPr>
          <w:lang w:val="en-US"/>
        </w:rPr>
        <w:fldChar w:fldCharType="separate"/>
      </w:r>
      <w:r>
        <w:rPr>
          <w:lang w:val="en-US"/>
        </w:rPr>
        <w:t>Figure 8</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_Ref401843758 \h </w:instrText>
      </w:r>
      <w:r>
        <w:rPr>
          <w:lang w:val="en-US"/>
        </w:rPr>
        <w:fldChar w:fldCharType="separate"/>
      </w:r>
      <w:r>
        <w:rPr>
          <w:lang w:val="en-US"/>
        </w:rPr>
        <w:t>Table 4</w:t>
      </w:r>
      <w:r>
        <w:rPr>
          <w:lang w:val="en-US"/>
        </w:rPr>
        <w:fldChar w:fldCharType="end"/>
      </w:r>
      <w:r>
        <w:rPr>
          <w:lang w:val="en-US"/>
        </w:rPr>
        <w:t>, a violation of the requirements can be observed for any wideband bit rate or overload point.</w:t>
      </w:r>
    </w:p>
    <w:p>
      <w:pPr>
        <w:pStyle w:val="Normal"/>
        <w:rPr/>
      </w:pPr>
      <w:r>
        <w:rPr>
          <w:lang w:val="en-US"/>
        </w:rPr>
        <w:t xml:space="preserve">For the bit rates 9.6 kbit/s, the digital zero input is encoded to a digital zero output leading to idle noise levels lower than -200 dB(A), which are outside the plotting range in </w:t>
      </w:r>
      <w:r>
        <w:rPr>
          <w:lang w:val="en-US"/>
        </w:rPr>
        <w:fldChar w:fldCharType="begin"/>
      </w:r>
      <w:r>
        <w:rPr>
          <w:lang w:val="en-US"/>
        </w:rPr>
        <w:instrText xml:space="preserve"> REF _Ref401843710 \h </w:instrText>
      </w:r>
      <w:r>
        <w:rPr>
          <w:lang w:val="en-US"/>
        </w:rPr>
        <w:fldChar w:fldCharType="separate"/>
      </w:r>
      <w:r>
        <w:rPr>
          <w:lang w:val="en-US"/>
        </w:rPr>
        <w:t>Figure 6</w:t>
      </w:r>
      <w:r>
        <w:rPr>
          <w:lang w:val="en-US"/>
        </w:rPr>
        <w:fldChar w:fldCharType="end"/>
      </w:r>
      <w:r>
        <w:rPr>
          <w:lang w:val="en-US"/>
        </w:rPr>
        <w:t>. The other bit rates, however, generate a non-zero output even for digital zero input.</w:t>
      </w:r>
    </w:p>
    <w:p>
      <w:pPr>
        <w:pStyle w:val="Normal"/>
        <w:rPr/>
      </w:pPr>
      <w:r>
        <w:rPr>
          <w:lang w:val="en-US"/>
        </w:rPr>
        <w:t>With dithering noise, the results for the two overload points are shifted by 6 dB but otherwise show the same behavior. Changing the overload point from 3 dB to 9 dB as well as enlarging the dithering noise power from 1-bit to 2-bit, both increase the idle noise spectrum by about 6 dB. This is consistent and to be expected as in both cases 1 bit of coding precision is lost.</w:t>
      </w:r>
    </w:p>
    <w:p>
      <w:pPr>
        <w:pStyle w:val="Heading3"/>
        <w:ind w:left="737" w:hanging="737"/>
        <w:rPr/>
      </w:pPr>
      <w:r>
        <w:rPr/>
        <w:t>Distortion vs. input level</w:t>
      </w:r>
    </w:p>
    <w:p>
      <w:pPr>
        <w:pStyle w:val="Normal"/>
        <w:rPr>
          <w:lang w:val="en-US"/>
        </w:rPr>
      </w:pPr>
      <w:r>
        <w:rPr>
          <w:lang w:val="en-US"/>
        </w:rPr>
        <w:t xml:space="preserve">The following results are produced by applying the measurement instructions and requirements according to clause 7.8.2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It measures the signal-to-distortion ratio for a 1020 Hz sine with different source levels. For levels -40 and -45 dBm0, the limits of 22.5 dB and 17.5 dB, respectively, are recommendations and not be regarded as a failing result.</w:t>
      </w:r>
    </w:p>
    <w:tbl>
      <w:tblPr>
        <w:tblW w:w="9496" w:type="dxa"/>
        <w:jc w:val="left"/>
        <w:tblInd w:w="-108" w:type="dxa"/>
        <w:tblLayout w:type="fixed"/>
        <w:tblCellMar>
          <w:top w:w="0" w:type="dxa"/>
          <w:left w:w="108" w:type="dxa"/>
          <w:bottom w:w="0" w:type="dxa"/>
          <w:right w:w="108" w:type="dxa"/>
        </w:tblCellMar>
      </w:tblPr>
      <w:tblGrid>
        <w:gridCol w:w="4748"/>
        <w:gridCol w:w="4748"/>
      </w:tblGrid>
      <w:tr>
        <w:trPr/>
        <w:tc>
          <w:tcPr>
            <w:tcW w:w="4748"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rcRect l="-5" t="-8" r="-5" b="-8"/>
                          <a:stretch>
                            <a:fillRect/>
                          </a:stretch>
                        </pic:blipFill>
                        <pic:spPr bwMode="auto">
                          <a:xfrm>
                            <a:off x="0" y="0"/>
                            <a:ext cx="2876550" cy="1816735"/>
                          </a:xfrm>
                          <a:prstGeom prst="rect">
                            <a:avLst/>
                          </a:prstGeom>
                        </pic:spPr>
                      </pic:pic>
                    </a:graphicData>
                  </a:graphic>
                </wp:inline>
              </w:drawing>
            </w:r>
          </w:p>
        </w:tc>
        <w:tc>
          <w:tcPr>
            <w:tcW w:w="4748"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rcRect l="-5" t="-8" r="-5" b="-8"/>
                          <a:stretch>
                            <a:fillRect/>
                          </a:stretch>
                        </pic:blipFill>
                        <pic:spPr bwMode="auto">
                          <a:xfrm>
                            <a:off x="0" y="0"/>
                            <a:ext cx="2876550" cy="1816735"/>
                          </a:xfrm>
                          <a:prstGeom prst="rect">
                            <a:avLst/>
                          </a:prstGeom>
                        </pic:spPr>
                      </pic:pic>
                    </a:graphicData>
                  </a:graphic>
                </wp:inline>
              </w:drawing>
            </w:r>
          </w:p>
        </w:tc>
      </w:tr>
      <w:tr>
        <w:trPr/>
        <w:tc>
          <w:tcPr>
            <w:tcW w:w="9496" w:type="dxa"/>
            <w:gridSpan w:val="2"/>
            <w:tcBorders/>
          </w:tcPr>
          <w:p>
            <w:pPr>
              <w:pStyle w:val="Normal"/>
              <w:keepNext w:val="true"/>
              <w:keepLines/>
              <w:spacing w:before="0" w:after="120"/>
              <w:jc w:val="center"/>
              <w:rPr/>
            </w:pPr>
            <w:bookmarkStart w:id="18" w:name="_Ref401742940"/>
            <w:bookmarkStart w:id="19" w:name="_Ref401742937"/>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9</w:t>
            </w:r>
            <w:r>
              <w:rPr>
                <w:szCs w:val="22"/>
                <w:rFonts w:eastAsia="Calibri"/>
                <w:lang w:val="en-US"/>
              </w:rPr>
              <w:fldChar w:fldCharType="end"/>
            </w:r>
            <w:bookmarkEnd w:id="18"/>
            <w:r>
              <w:rPr>
                <w:rFonts w:eastAsia="Calibri"/>
                <w:szCs w:val="22"/>
                <w:lang w:val="en-US"/>
              </w:rPr>
              <w:t>: Signal-to-distortion ratio for different input levels</w:t>
            </w:r>
            <w:bookmarkEnd w:id="19"/>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_Ref401742940 \h </w:instrText>
      </w:r>
      <w:r>
        <w:rPr>
          <w:lang w:val="en-US"/>
        </w:rPr>
        <w:fldChar w:fldCharType="separate"/>
      </w:r>
      <w:r>
        <w:rPr>
          <w:lang w:val="en-US"/>
        </w:rPr>
        <w:t>Figure 9</w:t>
      </w:r>
      <w:r>
        <w:rPr>
          <w:lang w:val="en-US"/>
        </w:rPr>
        <w:fldChar w:fldCharType="end"/>
      </w:r>
      <w:r>
        <w:rPr>
          <w:lang w:val="en-US"/>
        </w:rPr>
        <w:t xml:space="preserve">. For all mandatory levels of -30 dBm0 and above,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p>
    <w:p>
      <w:pPr>
        <w:pStyle w:val="Heading3"/>
        <w:ind w:left="737" w:hanging="737"/>
        <w:rPr/>
      </w:pPr>
      <w:r>
        <w:rPr/>
        <w:t>Distortion vs. frequency</w:t>
      </w:r>
    </w:p>
    <w:p>
      <w:pPr>
        <w:pStyle w:val="Normal"/>
        <w:rPr/>
      </w:pPr>
      <w:r>
        <w:rPr>
          <w:lang w:val="en-US"/>
        </w:rPr>
        <w:t xml:space="preserve">The following results are produced by applying the measurement instructions and requirements according to clause 7.8.2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extended with source frequencies above 1 kHz</w:t>
      </w:r>
      <w:r>
        <w:rPr/>
        <w:t>. It measures the signal-to-distortion ratio for different frequencies and constant input level.</w:t>
      </w:r>
    </w:p>
    <w:tbl>
      <w:tblPr>
        <w:tblW w:w="9432" w:type="dxa"/>
        <w:jc w:val="left"/>
        <w:tblInd w:w="-108" w:type="dxa"/>
        <w:tblLayout w:type="fixed"/>
        <w:tblCellMar>
          <w:top w:w="0" w:type="dxa"/>
          <w:left w:w="108" w:type="dxa"/>
          <w:bottom w:w="0" w:type="dxa"/>
          <w:right w:w="108" w:type="dxa"/>
        </w:tblCellMar>
      </w:tblPr>
      <w:tblGrid>
        <w:gridCol w:w="4716"/>
        <w:gridCol w:w="4716"/>
      </w:tblGrid>
      <w:tr>
        <w:trPr/>
        <w:tc>
          <w:tcPr>
            <w:tcW w:w="4716"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56865" cy="1805940"/>
                  <wp:effectExtent l="0" t="0" r="0" b="0"/>
                  <wp:docPr id="35"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4" descr=""/>
                          <pic:cNvPicPr>
                            <a:picLocks noChangeAspect="1" noChangeArrowheads="1"/>
                          </pic:cNvPicPr>
                        </pic:nvPicPr>
                        <pic:blipFill>
                          <a:blip r:embed="rId36"/>
                          <a:srcRect l="-5" t="-7" r="-5" b="-7"/>
                          <a:stretch>
                            <a:fillRect/>
                          </a:stretch>
                        </pic:blipFill>
                        <pic:spPr bwMode="auto">
                          <a:xfrm>
                            <a:off x="0" y="0"/>
                            <a:ext cx="2856865" cy="1805940"/>
                          </a:xfrm>
                          <a:prstGeom prst="rect">
                            <a:avLst/>
                          </a:prstGeom>
                        </pic:spPr>
                      </pic:pic>
                    </a:graphicData>
                  </a:graphic>
                </wp:inline>
              </w:drawing>
            </w:r>
          </w:p>
        </w:tc>
        <w:tc>
          <w:tcPr>
            <w:tcW w:w="4716"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56865" cy="1805940"/>
                  <wp:effectExtent l="0" t="0" r="0" b="0"/>
                  <wp:docPr id="36"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5" descr=""/>
                          <pic:cNvPicPr>
                            <a:picLocks noChangeAspect="1" noChangeArrowheads="1"/>
                          </pic:cNvPicPr>
                        </pic:nvPicPr>
                        <pic:blipFill>
                          <a:blip r:embed="rId37"/>
                          <a:srcRect l="-5" t="-7" r="-5" b="-7"/>
                          <a:stretch>
                            <a:fillRect/>
                          </a:stretch>
                        </pic:blipFill>
                        <pic:spPr bwMode="auto">
                          <a:xfrm>
                            <a:off x="0" y="0"/>
                            <a:ext cx="2856865" cy="1805940"/>
                          </a:xfrm>
                          <a:prstGeom prst="rect">
                            <a:avLst/>
                          </a:prstGeom>
                        </pic:spPr>
                      </pic:pic>
                    </a:graphicData>
                  </a:graphic>
                </wp:inline>
              </w:drawing>
            </w:r>
          </w:p>
        </w:tc>
      </w:tr>
      <w:tr>
        <w:trPr/>
        <w:tc>
          <w:tcPr>
            <w:tcW w:w="9432" w:type="dxa"/>
            <w:gridSpan w:val="2"/>
            <w:tcBorders/>
          </w:tcPr>
          <w:p>
            <w:pPr>
              <w:pStyle w:val="Normal"/>
              <w:keepNext w:val="true"/>
              <w:keepLines/>
              <w:spacing w:before="0" w:after="120"/>
              <w:jc w:val="center"/>
              <w:rPr/>
            </w:pPr>
            <w:bookmarkStart w:id="20" w:name="_Ref40174296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10</w:t>
            </w:r>
            <w:r>
              <w:rPr>
                <w:szCs w:val="22"/>
                <w:rFonts w:eastAsia="Calibri"/>
                <w:lang w:val="en-US"/>
              </w:rPr>
              <w:fldChar w:fldCharType="end"/>
            </w:r>
            <w:bookmarkEnd w:id="20"/>
            <w:r>
              <w:rPr>
                <w:rFonts w:eastAsia="Calibri"/>
                <w:szCs w:val="22"/>
                <w:lang w:val="en-US"/>
              </w:rPr>
              <w:t>: Signal-to-distortion ratio for different frequencies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_Ref401742962 \h </w:instrText>
      </w:r>
      <w:r>
        <w:rPr>
          <w:lang w:val="en-US"/>
        </w:rPr>
        <w:fldChar w:fldCharType="separate"/>
      </w:r>
      <w:r>
        <w:rPr>
          <w:lang w:val="en-US"/>
        </w:rPr>
        <w:t>Figure 10</w:t>
      </w:r>
      <w:r>
        <w:rPr>
          <w:lang w:val="en-US"/>
        </w:rPr>
        <w:fldChar w:fldCharType="end"/>
      </w:r>
      <w:r>
        <w:rPr>
          <w:lang w:val="en-US"/>
        </w:rPr>
        <w:t xml:space="preserve">. For all tested frequencies,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r>
        <w:br w:type="page"/>
      </w:r>
    </w:p>
    <w:p>
      <w:pPr>
        <w:pStyle w:val="Heading2"/>
        <w:rPr/>
      </w:pPr>
      <w:r>
        <w:rPr/>
        <w:t>EVS-Mode: Wideband (WB)</w:t>
      </w:r>
    </w:p>
    <w:p>
      <w:pPr>
        <w:pStyle w:val="Normal"/>
        <w:rPr/>
      </w:pPr>
      <w:r>
        <w:rPr>
          <w:lang w:val="en-US"/>
        </w:rPr>
        <w:t xml:space="preserve">In wideband mode, a sampling rate of 16 kHz and all bit rates (5.9, 7.2, 8.0, 9.6, 13.2, 16.4, 24.4, 32.0, 48.0, 64.0, 96.0 and 128.0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Heading3"/>
        <w:ind w:left="737" w:hanging="737"/>
        <w:rPr/>
      </w:pPr>
      <w:r>
        <w:rPr/>
        <w:t>Transfer Function</w:t>
      </w:r>
    </w:p>
    <w:p>
      <w:pPr>
        <w:pStyle w:val="Heading4"/>
        <w:ind w:left="907" w:hanging="907"/>
        <w:rPr/>
      </w:pPr>
      <w:r>
        <w:rPr/>
        <w:t>Frequency Response with real speech</w:t>
      </w:r>
    </w:p>
    <w:p>
      <w:pPr>
        <w:pStyle w:val="Normal"/>
        <w:rPr/>
      </w:pPr>
      <w:r>
        <w:rPr>
          <w:lang w:val="en-US"/>
        </w:rPr>
        <w:t xml:space="preserve">The following results are produced by applying the measurement instructions according to clause 8.4.2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 compared to the overload point 3.0 dB</w:t>
      </w:r>
      <w:r>
        <w:rPr/>
        <w:t>m0.</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8"/>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9"/>
                          <a:srcRect l="-5" t="-8" r="-5" b="-8"/>
                          <a:stretch>
                            <a:fillRect/>
                          </a:stretch>
                        </pic:blipFill>
                        <pic:spPr bwMode="auto">
                          <a:xfrm>
                            <a:off x="0" y="0"/>
                            <a:ext cx="2876550" cy="1816735"/>
                          </a:xfrm>
                          <a:prstGeom prst="rect">
                            <a:avLst/>
                          </a:prstGeom>
                        </pic:spPr>
                      </pic:pic>
                    </a:graphicData>
                  </a:graphic>
                </wp:inline>
              </w:drawing>
            </w:r>
          </w:p>
        </w:tc>
      </w:tr>
      <w:tr>
        <w:trPr/>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40"/>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41"/>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21" w:name="_Ref401669643"/>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11</w:t>
            </w:r>
            <w:r>
              <w:rPr>
                <w:szCs w:val="22"/>
                <w:rFonts w:eastAsia="Calibri"/>
              </w:rPr>
              <w:fldChar w:fldCharType="end"/>
            </w:r>
            <w:bookmarkEnd w:id="21"/>
            <w:r>
              <w:rPr>
                <w:rFonts w:eastAsia="Calibri"/>
                <w:szCs w:val="22"/>
                <w:lang w:val="en-US"/>
              </w:rPr>
              <w:t>: Frequency response for different overload points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_Ref401669643 \h </w:instrText>
      </w:r>
      <w:r>
        <w:rPr>
          <w:lang w:val="en-US"/>
        </w:rPr>
        <w:fldChar w:fldCharType="separate"/>
      </w:r>
      <w:r>
        <w:rPr>
          <w:lang w:val="en-US"/>
        </w:rPr>
        <w:t>Figure 11</w:t>
      </w:r>
      <w:r>
        <w:rPr>
          <w:lang w:val="en-US"/>
        </w:rPr>
        <w:fldChar w:fldCharType="end"/>
      </w:r>
      <w:r>
        <w:rPr>
          <w:lang w:val="en-US"/>
        </w:rPr>
        <w:t xml:space="preserve">. For the default and extra overload points,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p>
    <w:p>
      <w:pPr>
        <w:pStyle w:val="Heading4"/>
        <w:ind w:left="907" w:hanging="907"/>
        <w:rPr/>
      </w:pPr>
      <w:r>
        <w:rPr/>
        <w:t>Frequency Response with composite source signal (CSS)</w:t>
      </w:r>
    </w:p>
    <w:p>
      <w:pPr>
        <w:pStyle w:val="Normal"/>
        <w:rPr>
          <w:lang w:val="en-US"/>
        </w:rPr>
      </w:pPr>
      <w:r>
        <w:rPr>
          <w:lang w:val="en-US"/>
        </w:rPr>
        <w:t xml:space="preserve">The following results are produced by applying the measurement instructions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signal is used as a reference for the calculation.</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42"/>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3"/>
                          <a:srcRect l="-5" t="-8" r="-5" b="-8"/>
                          <a:stretch>
                            <a:fillRect/>
                          </a:stretch>
                        </pic:blipFill>
                        <pic:spPr bwMode="auto">
                          <a:xfrm>
                            <a:off x="0" y="0"/>
                            <a:ext cx="2876550" cy="1816735"/>
                          </a:xfrm>
                          <a:prstGeom prst="rect">
                            <a:avLst/>
                          </a:prstGeom>
                        </pic:spPr>
                      </pic:pic>
                    </a:graphicData>
                  </a:graphic>
                </wp:inline>
              </w:drawing>
            </w:r>
          </w:p>
        </w:tc>
      </w:tr>
      <w:tr>
        <w:trPr/>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44"/>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4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pic:cNvPicPr>
                            <a:picLocks noChangeAspect="1" noChangeArrowheads="1"/>
                          </pic:cNvPicPr>
                        </pic:nvPicPr>
                        <pic:blipFill>
                          <a:blip r:embed="rId45"/>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22" w:name="_Ref401669910"/>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12</w:t>
            </w:r>
            <w:r>
              <w:rPr>
                <w:szCs w:val="22"/>
                <w:rFonts w:eastAsia="Calibri"/>
              </w:rPr>
              <w:fldChar w:fldCharType="end"/>
            </w:r>
            <w:bookmarkEnd w:id="22"/>
            <w:r>
              <w:rPr>
                <w:rFonts w:eastAsia="Calibri"/>
                <w:szCs w:val="22"/>
                <w:lang w:val="en-US"/>
              </w:rPr>
              <w:t>: Frequency response for different overload points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_Ref401669910 \h </w:instrText>
      </w:r>
      <w:r>
        <w:rPr>
          <w:lang w:val="en-US"/>
        </w:rPr>
        <w:fldChar w:fldCharType="separate"/>
      </w:r>
      <w:r>
        <w:rPr>
          <w:lang w:val="en-US"/>
        </w:rPr>
        <w:t>Figure 12</w:t>
      </w:r>
      <w:r>
        <w:rPr>
          <w:lang w:val="en-US"/>
        </w:rPr>
        <w:fldChar w:fldCharType="end"/>
      </w:r>
      <w:r>
        <w:rPr>
          <w:lang w:val="en-US"/>
        </w:rPr>
        <w:t>. For the default overload points, the codec does not violate the given tolerance scheme for all bit rates. As for the narrowband mode, the frequency responses for the extra overload points, i.e., with additional attenuation of the source signal, violate the given tolerance scheme again several times. Especially for low bit rates (red/green/cyan curves) the codec does not perform well when using the CSS.</w:t>
      </w:r>
    </w:p>
    <w:p>
      <w:pPr>
        <w:pStyle w:val="Heading3"/>
        <w:ind w:left="737" w:hanging="737"/>
        <w:rPr/>
      </w:pPr>
      <w:bookmarkStart w:id="23" w:name="_Ref401841586"/>
      <w:r>
        <w:rPr/>
        <w:t>Idle Noise with Activation</w:t>
      </w:r>
      <w:bookmarkEnd w:id="23"/>
    </w:p>
    <w:p>
      <w:pPr>
        <w:pStyle w:val="Heading4"/>
        <w:ind w:left="907" w:hanging="907"/>
        <w:rPr/>
      </w:pPr>
      <w:bookmarkStart w:id="24" w:name="_Ref401672597"/>
      <w:r>
        <w:rPr/>
        <w:t>Idle noise generated with activation and digital zero input</w:t>
      </w:r>
      <w:bookmarkEnd w:id="24"/>
    </w:p>
    <w:p>
      <w:pPr>
        <w:pStyle w:val="Normal"/>
        <w:rPr>
          <w:lang w:val="en-US"/>
        </w:rPr>
      </w:pPr>
      <w:r>
        <w:rPr>
          <w:lang w:val="en-US"/>
        </w:rPr>
        <w:t xml:space="preserve">The following results are produced by applying the measurement instructions and requirements according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This includes an activation of the device under test with a CSS burst before the measured idle segment.</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4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pic:cNvPicPr>
                            <a:picLocks noChangeAspect="1" noChangeArrowheads="1"/>
                          </pic:cNvPicPr>
                        </pic:nvPicPr>
                        <pic:blipFill>
                          <a:blip r:embed="rId46"/>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4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pic:cNvPicPr>
                            <a:picLocks noChangeAspect="1" noChangeArrowheads="1"/>
                          </pic:cNvPicPr>
                        </pic:nvPicPr>
                        <pic:blipFill>
                          <a:blip r:embed="rId47"/>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rFonts w:eastAsia="Calibri"/>
                <w:szCs w:val="22"/>
                <w:lang w:val="en-US"/>
              </w:rPr>
            </w:pPr>
            <w:bookmarkStart w:id="25" w:name="_Ref401670453"/>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13</w:t>
            </w:r>
            <w:r>
              <w:rPr>
                <w:lang w:val="en-US"/>
              </w:rPr>
              <w:fldChar w:fldCharType="end"/>
            </w:r>
            <w:bookmarkEnd w:id="25"/>
            <w:r>
              <w:rPr>
                <w:lang w:val="en-US"/>
              </w:rPr>
              <w:t>: Idle noise spectrum with activation for different overload points</w:t>
            </w:r>
          </w:p>
        </w:tc>
      </w:tr>
    </w:tbl>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60" w:after="60"/>
              <w:jc w:val="right"/>
              <w:rPr>
                <w:lang w:val="en-US"/>
              </w:rPr>
            </w:pPr>
            <w:r>
              <w:rPr>
                <w:lang w:val="en-US"/>
              </w:rPr>
            </w:r>
            <w:bookmarkStart w:id="26" w:name="_Ref401670494"/>
            <w:bookmarkStart w:id="27" w:name="_Ref401670491"/>
            <w:bookmarkStart w:id="28" w:name="_Ref401670494"/>
            <w:bookmarkStart w:id="29" w:name="_Ref401670491"/>
            <w:bookmarkEnd w:id="28"/>
            <w:bookmarkEnd w:id="29"/>
          </w:p>
        </w:tc>
        <w:tc>
          <w:tcPr>
            <w:tcW w:w="2494"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center"/>
              <w:rPr/>
            </w:pPr>
            <w:r>
              <w:rPr>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bit rate</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3.0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-92.1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-86.4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-88.7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-89.3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-88.9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-89.8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-107.9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-107.1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-94.7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-92.1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-105.0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-108.7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-108.4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-103.5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-103.5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-112.3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-111.1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lang w:val="en-US"/>
              </w:rPr>
              <w:t>64.0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lang w:val="en-US"/>
              </w:rPr>
            </w:pPr>
            <w:r>
              <w:rPr>
                <w:lang w:val="en-US"/>
              </w:rPr>
              <w:t>-102.3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lang w:val="en-US"/>
              </w:rPr>
            </w:pPr>
            <w:r>
              <w:rPr>
                <w:lang w:val="en-US"/>
              </w:rPr>
              <w:t>-105.5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lang w:val="en-US"/>
              </w:rPr>
              <w:t>96.0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lang w:val="en-US"/>
              </w:rPr>
            </w:pPr>
            <w:r>
              <w:rPr>
                <w:lang w:val="en-US"/>
              </w:rPr>
              <w:t>-111.4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lang w:val="en-US"/>
              </w:rPr>
            </w:pPr>
            <w:r>
              <w:rPr>
                <w:lang w:val="en-US"/>
              </w:rPr>
              <w:t>-112.9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lang w:val="en-US"/>
              </w:rPr>
              <w:t>128.0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lang w:val="en-US"/>
              </w:rPr>
            </w:pPr>
            <w:r>
              <w:rPr>
                <w:lang w:val="en-US"/>
              </w:rPr>
              <w:t>-111.5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lang w:val="en-US"/>
              </w:rPr>
            </w:pPr>
            <w:r>
              <w:rPr>
                <w:lang w:val="en-US"/>
              </w:rPr>
              <w:t>-113.9</w:t>
            </w:r>
          </w:p>
        </w:tc>
      </w:tr>
    </w:tbl>
    <w:p>
      <w:pPr>
        <w:pStyle w:val="Normal"/>
        <w:keepNext w:val="true"/>
        <w:keepLines/>
        <w:jc w:val="center"/>
        <w:rPr/>
      </w:pPr>
      <w:bookmarkStart w:id="30" w:name="_Ref401844267"/>
      <w:r>
        <w:rPr>
          <w:lang w:val="en-US"/>
        </w:rPr>
        <w:t xml:space="preserve">Table </w:t>
      </w:r>
      <w:r>
        <w:rPr/>
        <w:fldChar w:fldCharType="begin"/>
      </w:r>
      <w:r>
        <w:rPr/>
        <w:instrText xml:space="preserve"> SEQ Table \* ARABIC </w:instrText>
      </w:r>
      <w:r>
        <w:rPr/>
        <w:fldChar w:fldCharType="separate"/>
      </w:r>
      <w:r>
        <w:rPr/>
        <w:t>5</w:t>
      </w:r>
      <w:r>
        <w:rPr/>
        <w:fldChar w:fldCharType="end"/>
      </w:r>
      <w:bookmarkEnd w:id="30"/>
      <w:r>
        <w:rPr>
          <w:lang w:val="en-US"/>
        </w:rPr>
        <w:t>: Idle noise levels with activation in dB(A) (requirement: -57.0 dB(A))</w:t>
      </w:r>
    </w:p>
    <w:p>
      <w:pPr>
        <w:pStyle w:val="Normal"/>
        <w:rPr>
          <w:lang w:val="en-US"/>
        </w:rPr>
      </w:pPr>
      <w:r>
        <w:rPr>
          <w:lang w:val="en-US"/>
        </w:rPr>
      </w:r>
    </w:p>
    <w:p>
      <w:pPr>
        <w:pStyle w:val="Normal"/>
        <w:rPr/>
      </w:pPr>
      <w:r>
        <w:rPr>
          <w:lang w:val="en-US"/>
        </w:rPr>
        <w:t xml:space="preserve">Neither in the frequency representation shown in </w:t>
      </w:r>
      <w:r>
        <w:rPr>
          <w:lang w:val="en-US"/>
        </w:rPr>
        <w:fldChar w:fldCharType="begin"/>
      </w:r>
      <w:r>
        <w:rPr>
          <w:lang w:val="en-US"/>
        </w:rPr>
        <w:instrText xml:space="preserve"> REF _Ref401670453 \h </w:instrText>
      </w:r>
      <w:r>
        <w:rPr>
          <w:lang w:val="en-US"/>
        </w:rPr>
        <w:fldChar w:fldCharType="separate"/>
      </w:r>
      <w:r>
        <w:rPr>
          <w:lang w:val="en-US"/>
        </w:rPr>
        <w:t>Figure 13</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_Ref401844267 \h </w:instrText>
      </w:r>
      <w:r>
        <w:rPr>
          <w:lang w:val="en-US"/>
        </w:rPr>
        <w:fldChar w:fldCharType="separate"/>
      </w:r>
      <w:r>
        <w:rPr>
          <w:lang w:val="en-US"/>
        </w:rPr>
        <w:t>Table 5</w:t>
      </w:r>
      <w:r>
        <w:rPr>
          <w:lang w:val="en-US"/>
        </w:rPr>
        <w:fldChar w:fldCharType="end"/>
      </w:r>
      <w:r>
        <w:rPr>
          <w:lang w:val="en-US"/>
        </w:rPr>
        <w:t xml:space="preserve">, a violation of the requirements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can be observed for any wideband bit rate.</w:t>
      </w:r>
    </w:p>
    <w:p>
      <w:pPr>
        <w:pStyle w:val="Normal"/>
        <w:rPr>
          <w:lang w:val="en-US"/>
        </w:rPr>
      </w:pPr>
      <w:r>
        <w:rPr>
          <w:lang w:val="en-US"/>
        </w:rPr>
      </w:r>
    </w:p>
    <w:p>
      <w:pPr>
        <w:pStyle w:val="Heading4"/>
        <w:ind w:left="907" w:hanging="907"/>
        <w:rPr/>
      </w:pPr>
      <w:r>
        <w:rPr/>
        <w:t>Idle noise generated with activation and dithering noise</w:t>
      </w:r>
    </w:p>
    <w:p>
      <w:pPr>
        <w:pStyle w:val="Normal"/>
        <w:rPr/>
      </w:pPr>
      <w:r>
        <w:rPr>
          <w:lang w:val="en-US"/>
        </w:rPr>
        <w:t xml:space="preserve">The original measurement described in section </w:t>
      </w:r>
      <w:r>
        <w:rPr>
          <w:lang w:val="en-US"/>
        </w:rPr>
        <w:fldChar w:fldCharType="begin"/>
      </w:r>
      <w:r>
        <w:rPr>
          <w:lang w:val="en-US"/>
        </w:rPr>
        <w:instrText xml:space="preserve"> REF _Ref401672597 \r \h </w:instrText>
      </w:r>
      <w:r>
        <w:rPr>
          <w:lang w:val="en-US"/>
        </w:rPr>
        <w:fldChar w:fldCharType="separate"/>
      </w:r>
      <w:r>
        <w:rPr>
          <w:lang w:val="en-US"/>
        </w:rPr>
        <w:t>3.3.2.1</w:t>
      </w:r>
      <w:r>
        <w:rPr>
          <w:lang w:val="en-US"/>
        </w:rPr>
        <w:fldChar w:fldCharType="end"/>
      </w:r>
      <w:r>
        <w:rPr>
          <w:lang w:val="en-US"/>
        </w:rPr>
        <w:t xml:space="preserve"> 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w:t>
      </w:r>
      <w:r>
        <w:rPr/>
        <w:t>2 was used.</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48"/>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49"/>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31" w:name="_Ref40174301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14</w:t>
            </w:r>
            <w:r>
              <w:rPr>
                <w:szCs w:val="22"/>
                <w:rFonts w:eastAsia="Calibri"/>
                <w:lang w:val="en-US"/>
              </w:rPr>
              <w:fldChar w:fldCharType="end"/>
            </w:r>
            <w:bookmarkEnd w:id="31"/>
            <w:r>
              <w:rPr>
                <w:rFonts w:eastAsia="Calibri"/>
                <w:szCs w:val="22"/>
                <w:lang w:val="en-US"/>
              </w:rPr>
              <w:t xml:space="preserve">: Idle noise spectrum with </w:t>
            </w:r>
            <w:r>
              <w:rPr/>
              <w:t xml:space="preserve">activation and </w:t>
            </w:r>
            <w:r>
              <w:rPr>
                <w:rFonts w:eastAsia="Calibri"/>
                <w:szCs w:val="22"/>
                <w:lang w:val="en-US"/>
              </w:rPr>
              <w:t>1-bit dithering noise</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50"/>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51"/>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32" w:name="_Ref401743018"/>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15</w:t>
            </w:r>
            <w:r>
              <w:rPr>
                <w:szCs w:val="22"/>
                <w:rFonts w:eastAsia="Calibri"/>
                <w:lang w:val="en-US"/>
              </w:rPr>
              <w:fldChar w:fldCharType="end"/>
            </w:r>
            <w:bookmarkEnd w:id="32"/>
            <w:r>
              <w:rPr>
                <w:rFonts w:eastAsia="Calibri"/>
                <w:szCs w:val="22"/>
                <w:lang w:val="en-US"/>
              </w:rPr>
              <w:t xml:space="preserve">: Idle noise spectrum with </w:t>
            </w:r>
            <w:r>
              <w:rPr/>
              <w:t xml:space="preserve">activation and </w:t>
            </w:r>
            <w:r>
              <w:rPr>
                <w:rFonts w:eastAsia="Calibri"/>
                <w:szCs w:val="22"/>
                <w:lang w:val="en-US"/>
              </w:rPr>
              <w:t>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rPr>
                <w:rFonts w:cs="Arial"/>
                <w:lang w:val="en-US"/>
              </w:rPr>
            </w:pPr>
            <w:r>
              <w:rPr>
                <w:rFonts w:cs="Arial"/>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5.9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-92.1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-86.4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-85.5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-74.4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7.2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-88.7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-89.3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-86.1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-80.7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-81.0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-75.7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-88.9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-89.8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-86.2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-78.7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-79.4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-74.1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-107.9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-107.1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-78.6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-94.7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-92.1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-88.6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-81.5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-75.5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-105.0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-106.3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-89.8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-83.9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-108.7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-108.4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-83.8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-75.8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-103.5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-103.5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-89.1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-75.4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-111.1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-87.9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-81.9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-74.7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-105.5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-88.0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-81.6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-74.9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-112.9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-88.2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-74.9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-111.5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-113.9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-88.3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-74.9</w:t>
            </w:r>
          </w:p>
        </w:tc>
      </w:tr>
    </w:tbl>
    <w:p>
      <w:pPr>
        <w:pStyle w:val="Normal"/>
        <w:keepNext w:val="true"/>
        <w:keepLines/>
        <w:jc w:val="center"/>
        <w:rPr>
          <w:lang w:val="en-US"/>
        </w:rPr>
      </w:pPr>
      <w:bookmarkStart w:id="33" w:name="_Ref401743027"/>
      <w:r>
        <w:rPr>
          <w:lang w:val="en-US"/>
        </w:rPr>
        <w:t xml:space="preserve">Table </w:t>
      </w:r>
      <w:r>
        <w:rPr/>
        <w:fldChar w:fldCharType="begin"/>
      </w:r>
      <w:r>
        <w:rPr/>
        <w:instrText xml:space="preserve"> SEQ Table \* ARABIC </w:instrText>
      </w:r>
      <w:r>
        <w:rPr/>
        <w:fldChar w:fldCharType="separate"/>
      </w:r>
      <w:r>
        <w:rPr/>
        <w:t>6</w:t>
      </w:r>
      <w:r>
        <w:rPr/>
        <w:fldChar w:fldCharType="end"/>
      </w:r>
      <w:bookmarkEnd w:id="33"/>
      <w:r>
        <w:rPr>
          <w:lang w:val="en-US"/>
        </w:rPr>
        <w:t>: Idle noise levels with activation and dithering noise in dB(A)</w:t>
      </w:r>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_Ref401743015 \h </w:instrText>
      </w:r>
      <w:r>
        <w:rPr>
          <w:lang w:val="en-US"/>
        </w:rPr>
        <w:fldChar w:fldCharType="separate"/>
      </w:r>
      <w:r>
        <w:rPr>
          <w:lang w:val="en-US"/>
        </w:rPr>
        <w:t>Figure 14</w:t>
      </w:r>
      <w:r>
        <w:rPr>
          <w:lang w:val="en-US"/>
        </w:rPr>
        <w:fldChar w:fldCharType="end"/>
      </w:r>
      <w:r>
        <w:rPr>
          <w:lang w:val="en-US"/>
        </w:rPr>
        <w:t xml:space="preserve"> and </w:t>
      </w:r>
      <w:r>
        <w:rPr>
          <w:lang w:val="en-US"/>
        </w:rPr>
        <w:fldChar w:fldCharType="begin"/>
      </w:r>
      <w:r>
        <w:rPr>
          <w:lang w:val="en-US"/>
        </w:rPr>
        <w:instrText xml:space="preserve"> REF _Ref401743018 \h </w:instrText>
      </w:r>
      <w:r>
        <w:rPr>
          <w:lang w:val="en-US"/>
        </w:rPr>
        <w:fldChar w:fldCharType="separate"/>
      </w:r>
      <w:r>
        <w:rPr>
          <w:lang w:val="en-US"/>
        </w:rPr>
        <w:t>Figure 15</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_Ref401743027 \h </w:instrText>
      </w:r>
      <w:r>
        <w:rPr>
          <w:lang w:val="en-US"/>
        </w:rPr>
        <w:fldChar w:fldCharType="separate"/>
      </w:r>
      <w:r>
        <w:rPr>
          <w:lang w:val="en-US"/>
        </w:rPr>
        <w:t>Table 6</w:t>
      </w:r>
      <w:r>
        <w:rPr>
          <w:lang w:val="en-US"/>
        </w:rPr>
        <w:fldChar w:fldCharType="end"/>
      </w:r>
      <w:r>
        <w:rPr>
          <w:lang w:val="en-US"/>
        </w:rPr>
        <w:t>, a violation of the requirements can be observed for any wideband bit rate or overload point.</w:t>
      </w:r>
    </w:p>
    <w:p>
      <w:pPr>
        <w:pStyle w:val="Normal"/>
        <w:rPr/>
      </w:pPr>
      <w:r>
        <w:rPr>
          <w:lang w:val="en-US"/>
        </w:rPr>
        <w:t>The results for the two overload points, however, show a different behavior with respect to the same dithering noise power, especially at bit rate 24.4 kbit/s. The codec produces a higher amount of low frequency noise after the activation signal compared to other bitrates. Probably this can be attributed to the different states of the codec depending on the overload point specific scaling of the activation sequence. The low frequency noise disappears shortly after the activation. Therefore, the next section describes the same measurement without activation.</w:t>
      </w:r>
    </w:p>
    <w:p>
      <w:pPr>
        <w:pStyle w:val="Heading3"/>
        <w:ind w:left="737" w:hanging="737"/>
        <w:rPr/>
      </w:pPr>
      <w:r>
        <w:rPr/>
        <w:t>Idle Noise without Activation</w:t>
      </w:r>
    </w:p>
    <w:p>
      <w:pPr>
        <w:pStyle w:val="Normal"/>
        <w:rPr/>
      </w:pPr>
      <w:r>
        <w:rPr>
          <w:lang w:val="en-US"/>
        </w:rPr>
        <w:t>The following results are produced by applying measurement instructions and requirements of section </w:t>
      </w:r>
      <w:r>
        <w:rPr>
          <w:lang w:val="en-US"/>
        </w:rPr>
        <w:fldChar w:fldCharType="begin"/>
      </w:r>
      <w:r>
        <w:rPr>
          <w:lang w:val="en-US"/>
        </w:rPr>
        <w:instrText xml:space="preserve"> REF _Ref401841586 \r \h </w:instrText>
      </w:r>
      <w:r>
        <w:rPr>
          <w:lang w:val="en-US"/>
        </w:rPr>
        <w:fldChar w:fldCharType="separate"/>
      </w:r>
      <w:r>
        <w:rPr>
          <w:lang w:val="en-US"/>
        </w:rPr>
        <w:t>3.3.2</w:t>
      </w:r>
      <w:r>
        <w:rPr>
          <w:lang w:val="en-US"/>
        </w:rPr>
        <w:fldChar w:fldCharType="end"/>
      </w:r>
      <w:r>
        <w:rPr/>
        <w:t xml:space="preserve"> but without the preceding activation sequence.</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lang w:val="en-US"/>
              </w:rPr>
              <w:drawing>
                <wp:inline distT="0" distB="0" distL="0" distR="0">
                  <wp:extent cx="2879090" cy="1802765"/>
                  <wp:effectExtent l="0" t="0" r="0" b="0"/>
                  <wp:docPr id="5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pic:cNvPicPr>
                            <a:picLocks noChangeAspect="1" noChangeArrowheads="1"/>
                          </pic:cNvPicPr>
                        </pic:nvPicPr>
                        <pic:blipFill>
                          <a:blip r:embed="rId52"/>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5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pic:cNvPicPr>
                            <a:picLocks noChangeAspect="1" noChangeArrowheads="1"/>
                          </pic:cNvPicPr>
                        </pic:nvPicPr>
                        <pic:blipFill>
                          <a:blip r:embed="rId53"/>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rFonts w:eastAsia="Calibri"/>
                <w:szCs w:val="22"/>
                <w:lang w:val="en-US"/>
              </w:rPr>
            </w:pPr>
            <w:bookmarkStart w:id="34" w:name="_Ref401844361"/>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16</w:t>
            </w:r>
            <w:r>
              <w:rPr>
                <w:lang w:val="en-US"/>
              </w:rPr>
              <w:fldChar w:fldCharType="end"/>
            </w:r>
            <w:bookmarkEnd w:id="34"/>
            <w:r>
              <w:rPr>
                <w:lang w:val="en-US"/>
              </w:rPr>
              <w:t>: Idle noise spectrum without activation for different overload points</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54"/>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5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pic:cNvPicPr>
                            <a:picLocks noChangeAspect="1" noChangeArrowheads="1"/>
                          </pic:cNvPicPr>
                        </pic:nvPicPr>
                        <pic:blipFill>
                          <a:blip r:embed="rId55"/>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35" w:name="_Ref40184436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17</w:t>
            </w:r>
            <w:r>
              <w:rPr>
                <w:szCs w:val="22"/>
                <w:rFonts w:eastAsia="Calibri"/>
                <w:lang w:val="en-US"/>
              </w:rPr>
              <w:fldChar w:fldCharType="end"/>
            </w:r>
            <w:bookmarkEnd w:id="35"/>
            <w:r>
              <w:rPr>
                <w:rFonts w:eastAsia="Calibri"/>
                <w:szCs w:val="22"/>
                <w:lang w:val="en-US"/>
              </w:rPr>
              <w:t>: Idle noise spectrum without activation with 1-bit dithering noise</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5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pic:cNvPicPr>
                            <a:picLocks noChangeAspect="1" noChangeArrowheads="1"/>
                          </pic:cNvPicPr>
                        </pic:nvPicPr>
                        <pic:blipFill>
                          <a:blip r:embed="rId56"/>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5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pic:cNvPicPr>
                            <a:picLocks noChangeAspect="1" noChangeArrowheads="1"/>
                          </pic:cNvPicPr>
                        </pic:nvPicPr>
                        <pic:blipFill>
                          <a:blip r:embed="rId57"/>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36" w:name="_Ref40184436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18</w:t>
            </w:r>
            <w:r>
              <w:rPr>
                <w:szCs w:val="22"/>
                <w:rFonts w:eastAsia="Calibri"/>
                <w:lang w:val="en-US"/>
              </w:rPr>
              <w:fldChar w:fldCharType="end"/>
            </w:r>
            <w:bookmarkEnd w:id="36"/>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jc w:val="right"/>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5.9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-101.6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-95.6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-87.7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-81.7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-70.5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-102.6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-78.3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-72.3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-100.9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-94.9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-77.9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-71.9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-77.9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-86.0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-79.2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-73.2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-89.6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-122.4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-116.4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-88.6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-88.0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-74.5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-87.8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-81.8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-88.3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-74.6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-88.3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-80.6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-74.6</w:t>
            </w:r>
          </w:p>
        </w:tc>
      </w:tr>
    </w:tbl>
    <w:p>
      <w:pPr>
        <w:pStyle w:val="Normal"/>
        <w:keepNext w:val="true"/>
        <w:keepLines/>
        <w:jc w:val="center"/>
        <w:rPr>
          <w:lang w:val="en-US"/>
        </w:rPr>
      </w:pPr>
      <w:bookmarkStart w:id="37" w:name="_Ref401844341"/>
      <w:r>
        <w:rPr>
          <w:lang w:val="en-US"/>
        </w:rPr>
        <w:t xml:space="preserve">Table </w:t>
      </w:r>
      <w:r>
        <w:rPr/>
        <w:fldChar w:fldCharType="begin"/>
      </w:r>
      <w:r>
        <w:rPr/>
        <w:instrText xml:space="preserve"> SEQ Table \* ARABIC </w:instrText>
      </w:r>
      <w:r>
        <w:rPr/>
        <w:fldChar w:fldCharType="separate"/>
      </w:r>
      <w:r>
        <w:rPr/>
        <w:t>7</w:t>
      </w:r>
      <w:r>
        <w:rPr/>
        <w:fldChar w:fldCharType="end"/>
      </w:r>
      <w:bookmarkEnd w:id="37"/>
      <w:r>
        <w:rPr>
          <w:lang w:val="en-US"/>
        </w:rPr>
        <w:t>: Idle noise levels without activation with dithering noise in dB(A)</w:t>
      </w:r>
    </w:p>
    <w:p>
      <w:pPr>
        <w:pStyle w:val="Normal"/>
        <w:rPr>
          <w:lang w:val="en-US"/>
        </w:rPr>
      </w:pPr>
      <w:r>
        <w:rPr>
          <w:lang w:val="en-US"/>
        </w:rPr>
      </w:r>
    </w:p>
    <w:p>
      <w:pPr>
        <w:pStyle w:val="Normal"/>
        <w:rPr/>
      </w:pPr>
      <w:r>
        <w:rPr>
          <w:lang w:val="en-US"/>
        </w:rPr>
        <w:t xml:space="preserve">Again, neither in the spectral analysis of the noise floor shown in </w:t>
      </w:r>
      <w:r>
        <w:rPr>
          <w:lang w:val="en-US"/>
        </w:rPr>
        <w:fldChar w:fldCharType="begin"/>
      </w:r>
      <w:r>
        <w:rPr>
          <w:lang w:val="en-US"/>
        </w:rPr>
        <w:instrText xml:space="preserve"> REF _Ref401844361 \h </w:instrText>
      </w:r>
      <w:r>
        <w:rPr>
          <w:lang w:val="en-US"/>
        </w:rPr>
        <w:fldChar w:fldCharType="separate"/>
      </w:r>
      <w:r>
        <w:rPr>
          <w:lang w:val="en-US"/>
        </w:rPr>
        <w:t>Figure 16</w:t>
      </w:r>
      <w:r>
        <w:rPr>
          <w:lang w:val="en-US"/>
        </w:rPr>
        <w:fldChar w:fldCharType="end"/>
      </w:r>
      <w:r>
        <w:rPr>
          <w:lang w:val="en-US"/>
        </w:rPr>
        <w:t xml:space="preserve">, </w:t>
      </w:r>
      <w:r>
        <w:rPr>
          <w:lang w:val="en-US"/>
        </w:rPr>
        <w:fldChar w:fldCharType="begin"/>
      </w:r>
      <w:r>
        <w:rPr>
          <w:lang w:val="en-US"/>
        </w:rPr>
        <w:instrText xml:space="preserve"> REF _Ref401844362 \h </w:instrText>
      </w:r>
      <w:r>
        <w:rPr>
          <w:lang w:val="en-US"/>
        </w:rPr>
        <w:fldChar w:fldCharType="separate"/>
      </w:r>
      <w:r>
        <w:rPr>
          <w:lang w:val="en-US"/>
        </w:rPr>
        <w:t>Figure 17</w:t>
      </w:r>
      <w:r>
        <w:rPr>
          <w:lang w:val="en-US"/>
        </w:rPr>
        <w:fldChar w:fldCharType="end"/>
      </w:r>
      <w:r>
        <w:rPr>
          <w:lang w:val="en-US"/>
        </w:rPr>
        <w:t xml:space="preserve">, and </w:t>
      </w:r>
      <w:r>
        <w:rPr>
          <w:lang w:val="en-US"/>
        </w:rPr>
        <w:fldChar w:fldCharType="begin"/>
      </w:r>
      <w:r>
        <w:rPr>
          <w:lang w:val="en-US"/>
        </w:rPr>
        <w:instrText xml:space="preserve"> REF _Ref401844364 \h </w:instrText>
      </w:r>
      <w:r>
        <w:rPr>
          <w:lang w:val="en-US"/>
        </w:rPr>
        <w:fldChar w:fldCharType="separate"/>
      </w:r>
      <w:r>
        <w:rPr>
          <w:lang w:val="en-US"/>
        </w:rPr>
        <w:t>Figure 18</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_Ref401844341 \h </w:instrText>
      </w:r>
      <w:r>
        <w:rPr>
          <w:lang w:val="en-US"/>
        </w:rPr>
        <w:fldChar w:fldCharType="separate"/>
      </w:r>
      <w:r>
        <w:rPr>
          <w:lang w:val="en-US"/>
        </w:rPr>
        <w:t>Table 7</w:t>
      </w:r>
      <w:r>
        <w:rPr>
          <w:lang w:val="en-US"/>
        </w:rPr>
        <w:fldChar w:fldCharType="end"/>
      </w:r>
      <w:r>
        <w:rPr>
          <w:lang w:val="en-US"/>
        </w:rPr>
        <w:t>, a violation of the requirements can be observed for any wideband bit rate or overload point.</w:t>
      </w:r>
    </w:p>
    <w:p>
      <w:pPr>
        <w:pStyle w:val="Normal"/>
        <w:rPr/>
      </w:pPr>
      <w:r>
        <w:rPr>
          <w:lang w:val="en-US"/>
        </w:rPr>
        <w:t xml:space="preserve">For the bit rates 9.6, 16.4, 24.4, 48.0, 64.0, 96.0, and 128.0 kbit/s, the digital zero input is encoded to a digital zero output leading to idle noise levels lower than -200 dB(A), which are outside the plotting range in </w:t>
      </w:r>
      <w:r>
        <w:rPr>
          <w:lang w:val="en-US"/>
        </w:rPr>
        <w:fldChar w:fldCharType="begin"/>
      </w:r>
      <w:r>
        <w:rPr>
          <w:lang w:val="en-US"/>
        </w:rPr>
        <w:instrText xml:space="preserve"> REF _Ref401844361 \h </w:instrText>
      </w:r>
      <w:r>
        <w:rPr>
          <w:lang w:val="en-US"/>
        </w:rPr>
        <w:fldChar w:fldCharType="separate"/>
      </w:r>
      <w:r>
        <w:rPr>
          <w:lang w:val="en-US"/>
        </w:rPr>
        <w:t>Figure 16</w:t>
      </w:r>
      <w:r>
        <w:rPr>
          <w:lang w:val="en-US"/>
        </w:rPr>
        <w:fldChar w:fldCharType="end"/>
      </w:r>
      <w:r>
        <w:rPr>
          <w:lang w:val="en-US"/>
        </w:rPr>
        <w:t>. The other bit rates 5.9, 7.2, 8.0, 13.2, and 32.0 kbit/s, however, generate a non-zero output even for digital zero input.</w:t>
      </w:r>
    </w:p>
    <w:p>
      <w:pPr>
        <w:pStyle w:val="Normal"/>
        <w:rPr>
          <w:lang w:val="en-US"/>
        </w:rPr>
      </w:pPr>
      <w:r>
        <w:rPr>
          <w:lang w:val="en-US"/>
        </w:rPr>
        <w:t>With dithering noise, the results for the two overload points are shifted by 6 dB but otherwise show the same behavior.</w:t>
      </w:r>
    </w:p>
    <w:p>
      <w:pPr>
        <w:pStyle w:val="Heading3"/>
        <w:ind w:left="737" w:hanging="737"/>
        <w:rPr/>
      </w:pPr>
      <w:r>
        <w:rPr/>
        <w:t>Distortion vs. input level</w:t>
      </w:r>
    </w:p>
    <w:p>
      <w:pPr>
        <w:pStyle w:val="Normal"/>
        <w:rPr>
          <w:lang w:val="en-US"/>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The signal-to-distortion ratio is measured for a 1020 Hz sine with different source levels. For levels -40 and -45 dBm0, the limits of 22.5 dB and 17.5 dB, respectively, are recommendations and not be regarded as a failing result.</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5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pic:cNvPicPr>
                            <a:picLocks noChangeAspect="1" noChangeArrowheads="1"/>
                          </pic:cNvPicPr>
                        </pic:nvPicPr>
                        <pic:blipFill>
                          <a:blip r:embed="rId58"/>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5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descr=""/>
                          <pic:cNvPicPr>
                            <a:picLocks noChangeAspect="1" noChangeArrowheads="1"/>
                          </pic:cNvPicPr>
                        </pic:nvPicPr>
                        <pic:blipFill>
                          <a:blip r:embed="rId59"/>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38" w:name="_Ref401743087"/>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19</w:t>
            </w:r>
            <w:r>
              <w:rPr>
                <w:szCs w:val="22"/>
                <w:rFonts w:eastAsia="Calibri"/>
                <w:lang w:val="en-US"/>
              </w:rPr>
              <w:fldChar w:fldCharType="end"/>
            </w:r>
            <w:bookmarkEnd w:id="38"/>
            <w:r>
              <w:rPr>
                <w:rFonts w:eastAsia="Calibri"/>
                <w:szCs w:val="22"/>
                <w:lang w:val="en-US"/>
              </w:rPr>
              <w:t>: Signal-to-distortion ratio for different input levels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_Ref401743087 \h </w:instrText>
      </w:r>
      <w:r>
        <w:rPr>
          <w:lang w:val="en-US"/>
        </w:rPr>
        <w:fldChar w:fldCharType="separate"/>
      </w:r>
      <w:r>
        <w:rPr>
          <w:lang w:val="en-US"/>
        </w:rPr>
        <w:t>Figure 19</w:t>
      </w:r>
      <w:r>
        <w:rPr>
          <w:lang w:val="en-US"/>
        </w:rPr>
        <w:fldChar w:fldCharType="end"/>
      </w:r>
      <w:r>
        <w:rPr>
          <w:lang w:val="en-US"/>
        </w:rPr>
        <w:t xml:space="preserve">. It can be observed that for lower bit rates (red/green/cyan/yellow curves) the signal-to-distortion ratio violates the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at some gain points. All other bit rates pass the test. Note, that the apparently strong variances of distortion curves are mainly caused by the sinusoidal source signal which is used here. For these bit rates, sine signals are not well encoded/decoded. Distortion measurements with real speech or at least speech-like signals might lead to more uniform results.</w:t>
      </w:r>
    </w:p>
    <w:p>
      <w:pPr>
        <w:pStyle w:val="Heading3"/>
        <w:ind w:left="737" w:hanging="737"/>
        <w:rPr/>
      </w:pPr>
      <w:r>
        <w:rPr/>
        <w:t>Distortion vs. frequency</w:t>
      </w:r>
    </w:p>
    <w:p>
      <w:pPr>
        <w:pStyle w:val="Normal"/>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extended with source frequencies above 1 kHz. The signal-to-distortion ratio for different frequencies and constant input level is measured</w:t>
      </w:r>
      <w:r>
        <w:rPr/>
        <w:t>.</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5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pic:cNvPicPr>
                            <a:picLocks noChangeAspect="1" noChangeArrowheads="1"/>
                          </pic:cNvPicPr>
                        </pic:nvPicPr>
                        <pic:blipFill>
                          <a:blip r:embed="rId60"/>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6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pic:cNvPicPr>
                            <a:picLocks noChangeAspect="1" noChangeArrowheads="1"/>
                          </pic:cNvPicPr>
                        </pic:nvPicPr>
                        <pic:blipFill>
                          <a:blip r:embed="rId61"/>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39" w:name="_Ref40174312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20</w:t>
            </w:r>
            <w:r>
              <w:rPr>
                <w:szCs w:val="22"/>
                <w:rFonts w:eastAsia="Calibri"/>
                <w:lang w:val="en-US"/>
              </w:rPr>
              <w:fldChar w:fldCharType="end"/>
            </w:r>
            <w:bookmarkEnd w:id="39"/>
            <w:r>
              <w:rPr>
                <w:rFonts w:eastAsia="Calibri"/>
                <w:szCs w:val="22"/>
                <w:lang w:val="en-US"/>
              </w:rPr>
              <w:t>: Signal-to-distortion ratio for different frequencies</w:t>
            </w:r>
          </w:p>
        </w:tc>
      </w:tr>
    </w:tbl>
    <w:p>
      <w:pPr>
        <w:pStyle w:val="Normal"/>
        <w:spacing w:lineRule="auto" w:line="240" w:before="0" w:after="0"/>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_Ref401743122 \h </w:instrText>
      </w:r>
      <w:r>
        <w:rPr>
          <w:lang w:val="en-US"/>
        </w:rPr>
        <w:fldChar w:fldCharType="separate"/>
      </w:r>
      <w:r>
        <w:rPr>
          <w:lang w:val="en-US"/>
        </w:rPr>
        <w:t>Figure 20</w:t>
      </w:r>
      <w:r>
        <w:rPr>
          <w:lang w:val="en-US"/>
        </w:rPr>
        <w:fldChar w:fldCharType="end"/>
      </w:r>
      <w:r>
        <w:rPr>
          <w:lang w:val="en-US"/>
        </w:rPr>
        <w:t>. Again, the signal-to-distortion ratio violates the tolerance scheme according to [5] at lower bit rates (red/green/cyan curves) for the same reason as above. All other bit rates pass the test.</w:t>
      </w:r>
      <w:r>
        <w:br w:type="page"/>
      </w:r>
    </w:p>
    <w:p>
      <w:pPr>
        <w:pStyle w:val="Heading2"/>
        <w:rPr/>
      </w:pPr>
      <w:r>
        <w:rPr/>
        <w:t>EVS-Mode: Super-Wideband (SWB)</w:t>
      </w:r>
    </w:p>
    <w:p>
      <w:pPr>
        <w:pStyle w:val="Normal"/>
        <w:rPr/>
      </w:pPr>
      <w:r>
        <w:rPr>
          <w:lang w:val="en-US"/>
        </w:rPr>
        <w:t xml:space="preserve">In super-wideband mode, a sampling rate of 32 kHz and all bit rates (9.6, 13.2, 16.4, 24.4, 32.0, 48.0, 64.0, 96.0 and 128.0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Normal"/>
        <w:rPr/>
      </w:pPr>
      <w:r>
        <w:rPr>
          <w:lang w:val="en-US"/>
        </w:rPr>
        <w:t xml:space="preserve">It should be noted, that even though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states that a signal can be encoded in super-wideband mode with 9.6 kbit/s, the </w:t>
      </w:r>
      <w:r>
        <w:rPr>
          <w:lang w:val="en-US"/>
        </w:rPr>
        <w:t xml:space="preserve">provided command line executable encodes effectively only the wideband bandwidth up to 8 kHz. Therefore, the green curve violates the tolerance schema in </w:t>
      </w:r>
      <w:r>
        <w:rPr>
          <w:lang w:val="en-US"/>
        </w:rPr>
        <w:fldChar w:fldCharType="begin"/>
      </w:r>
      <w:r>
        <w:rPr>
          <w:lang w:val="en-US"/>
        </w:rPr>
        <w:instrText xml:space="preserve"> REF _Ref401674245 \h </w:instrText>
      </w:r>
      <w:r>
        <w:rPr>
          <w:lang w:val="en-US"/>
        </w:rPr>
        <w:fldChar w:fldCharType="separate"/>
      </w:r>
      <w:r>
        <w:rPr>
          <w:lang w:val="en-US"/>
        </w:rPr>
        <w:t>Figure 21</w:t>
      </w:r>
      <w:r>
        <w:rPr>
          <w:lang w:val="en-US"/>
        </w:rPr>
        <w:fldChar w:fldCharType="end"/>
      </w:r>
      <w:r>
        <w:rPr>
          <w:lang w:val="en-US"/>
        </w:rPr>
        <w:t xml:space="preserve">, </w:t>
      </w:r>
      <w:r>
        <w:rPr>
          <w:lang w:val="en-US"/>
        </w:rPr>
        <w:fldChar w:fldCharType="begin"/>
      </w:r>
      <w:r>
        <w:rPr>
          <w:lang w:val="en-US"/>
        </w:rPr>
        <w:instrText xml:space="preserve"> REF _Ref401674310 \h </w:instrText>
      </w:r>
      <w:r>
        <w:rPr>
          <w:lang w:val="en-US"/>
        </w:rPr>
        <w:fldChar w:fldCharType="separate"/>
      </w:r>
      <w:r>
        <w:rPr>
          <w:lang w:val="en-US"/>
        </w:rPr>
        <w:t>Figure 22</w:t>
      </w:r>
      <w:r>
        <w:rPr>
          <w:lang w:val="en-US"/>
        </w:rPr>
        <w:fldChar w:fldCharType="end"/>
      </w:r>
      <w:r>
        <w:rPr>
          <w:lang w:val="en-US"/>
        </w:rPr>
        <w:t xml:space="preserve">, and </w:t>
      </w:r>
      <w:r>
        <w:rPr>
          <w:lang w:val="en-US"/>
        </w:rPr>
        <w:fldChar w:fldCharType="begin"/>
      </w:r>
      <w:r>
        <w:rPr>
          <w:lang w:val="en-US"/>
        </w:rPr>
        <w:instrText xml:space="preserve"> REF _Ref401743708 \h </w:instrText>
      </w:r>
      <w:r>
        <w:rPr>
          <w:lang w:val="en-US"/>
        </w:rPr>
        <w:fldChar w:fldCharType="separate"/>
      </w:r>
      <w:r>
        <w:rPr>
          <w:lang w:val="en-US"/>
        </w:rPr>
        <w:t>Figure 30</w:t>
      </w:r>
      <w:r>
        <w:rPr>
          <w:lang w:val="en-US"/>
        </w:rPr>
        <w:fldChar w:fldCharType="end"/>
      </w:r>
      <w:r>
        <w:rPr>
          <w:lang w:val="en-US"/>
        </w:rPr>
        <w:t>.</w:t>
      </w:r>
    </w:p>
    <w:p>
      <w:pPr>
        <w:pStyle w:val="Heading3"/>
        <w:ind w:left="737" w:hanging="737"/>
        <w:rPr/>
      </w:pPr>
      <w:r>
        <w:rPr/>
        <w:t>Transfer Function</w:t>
      </w:r>
    </w:p>
    <w:p>
      <w:pPr>
        <w:pStyle w:val="Heading4"/>
        <w:ind w:left="907" w:hanging="907"/>
        <w:rPr/>
      </w:pPr>
      <w:r>
        <w:rPr/>
        <w:t>Frequency Response with real speech</w:t>
      </w:r>
    </w:p>
    <w:p>
      <w:pPr>
        <w:pStyle w:val="Normal"/>
        <w:rPr/>
      </w:pPr>
      <w:r>
        <w:rPr>
          <w:lang w:val="en-US"/>
        </w:rPr>
        <w:t xml:space="preserve">The following results are produced by applying measurement instructions similar to clause 8.4.2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adapted to super-wideband by replacing the source signal with a fullband version of the same file and extending the tolerance schema to 14 kHz.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 compared to the overload point 3.0 dB</w:t>
      </w:r>
      <w:r>
        <w:rPr/>
        <w:t>m0.</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6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descr=""/>
                          <pic:cNvPicPr>
                            <a:picLocks noChangeAspect="1" noChangeArrowheads="1"/>
                          </pic:cNvPicPr>
                        </pic:nvPicPr>
                        <pic:blipFill>
                          <a:blip r:embed="rId62"/>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6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descr=""/>
                          <pic:cNvPicPr>
                            <a:picLocks noChangeAspect="1" noChangeArrowheads="1"/>
                          </pic:cNvPicPr>
                        </pic:nvPicPr>
                        <pic:blipFill>
                          <a:blip r:embed="rId63"/>
                          <a:srcRect l="-5" t="-8" r="-5" b="-8"/>
                          <a:stretch>
                            <a:fillRect/>
                          </a:stretch>
                        </pic:blipFill>
                        <pic:spPr bwMode="auto">
                          <a:xfrm>
                            <a:off x="0" y="0"/>
                            <a:ext cx="2876550" cy="1816735"/>
                          </a:xfrm>
                          <a:prstGeom prst="rect">
                            <a:avLst/>
                          </a:prstGeom>
                        </pic:spPr>
                      </pic:pic>
                    </a:graphicData>
                  </a:graphic>
                </wp:inline>
              </w:drawing>
            </w:r>
          </w:p>
        </w:tc>
      </w:tr>
      <w:tr>
        <w:trPr/>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6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0" descr=""/>
                          <pic:cNvPicPr>
                            <a:picLocks noChangeAspect="1" noChangeArrowheads="1"/>
                          </pic:cNvPicPr>
                        </pic:nvPicPr>
                        <pic:blipFill>
                          <a:blip r:embed="rId64"/>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6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1" descr=""/>
                          <pic:cNvPicPr>
                            <a:picLocks noChangeAspect="1" noChangeArrowheads="1"/>
                          </pic:cNvPicPr>
                        </pic:nvPicPr>
                        <pic:blipFill>
                          <a:blip r:embed="rId65"/>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40" w:name="_Ref401674245"/>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21</w:t>
            </w:r>
            <w:r>
              <w:rPr>
                <w:szCs w:val="22"/>
                <w:rFonts w:eastAsia="Calibri"/>
              </w:rPr>
              <w:fldChar w:fldCharType="end"/>
            </w:r>
            <w:bookmarkEnd w:id="40"/>
            <w:r>
              <w:rPr>
                <w:rFonts w:eastAsia="Calibri"/>
                <w:szCs w:val="22"/>
                <w:lang w:val="en-US"/>
              </w:rPr>
              <w:t>: Frequency response for different overload points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_Ref401674245 \h </w:instrText>
      </w:r>
      <w:r>
        <w:rPr>
          <w:lang w:val="en-US"/>
        </w:rPr>
        <w:fldChar w:fldCharType="separate"/>
      </w:r>
      <w:r>
        <w:rPr>
          <w:lang w:val="en-US"/>
        </w:rPr>
        <w:t>Figure 21</w:t>
      </w:r>
      <w:r>
        <w:rPr>
          <w:lang w:val="en-US"/>
        </w:rPr>
        <w:fldChar w:fldCharType="end"/>
      </w:r>
      <w:r>
        <w:rPr>
          <w:lang w:val="en-US"/>
        </w:rPr>
        <w:t xml:space="preserve">. For the default and extra overload points,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 but 9.6 kbit/s as explained above.</w:t>
      </w:r>
    </w:p>
    <w:p>
      <w:pPr>
        <w:pStyle w:val="Heading4"/>
        <w:ind w:left="907" w:hanging="907"/>
        <w:rPr/>
      </w:pPr>
      <w:r>
        <w:rPr/>
        <w:t>Frequency Response with composite source signal (CSS)</w:t>
      </w:r>
    </w:p>
    <w:p>
      <w:pPr>
        <w:pStyle w:val="Normal"/>
        <w:rPr>
          <w:lang w:val="en-US"/>
        </w:rPr>
      </w:pPr>
      <w:r>
        <w:rPr>
          <w:lang w:val="en-US"/>
        </w:rPr>
        <w:t xml:space="preserve">The following results are produced by applying the measurement instructions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signal is used as a reference for the calculation.</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6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2" descr=""/>
                          <pic:cNvPicPr>
                            <a:picLocks noChangeAspect="1" noChangeArrowheads="1"/>
                          </pic:cNvPicPr>
                        </pic:nvPicPr>
                        <pic:blipFill>
                          <a:blip r:embed="rId66"/>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6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 descr=""/>
                          <pic:cNvPicPr>
                            <a:picLocks noChangeAspect="1" noChangeArrowheads="1"/>
                          </pic:cNvPicPr>
                        </pic:nvPicPr>
                        <pic:blipFill>
                          <a:blip r:embed="rId67"/>
                          <a:srcRect l="-5" t="-8" r="-5" b="-8"/>
                          <a:stretch>
                            <a:fillRect/>
                          </a:stretch>
                        </pic:blipFill>
                        <pic:spPr bwMode="auto">
                          <a:xfrm>
                            <a:off x="0" y="0"/>
                            <a:ext cx="2876550" cy="1816735"/>
                          </a:xfrm>
                          <a:prstGeom prst="rect">
                            <a:avLst/>
                          </a:prstGeom>
                        </pic:spPr>
                      </pic:pic>
                    </a:graphicData>
                  </a:graphic>
                </wp:inline>
              </w:drawing>
            </w:r>
          </w:p>
        </w:tc>
      </w:tr>
      <w:tr>
        <w:trPr/>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6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descr=""/>
                          <pic:cNvPicPr>
                            <a:picLocks noChangeAspect="1" noChangeArrowheads="1"/>
                          </pic:cNvPicPr>
                        </pic:nvPicPr>
                        <pic:blipFill>
                          <a:blip r:embed="rId68"/>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jc w:val="center"/>
              <w:rPr>
                <w:rFonts w:eastAsia="Calibri"/>
                <w:szCs w:val="22"/>
                <w:lang w:val="en-US"/>
              </w:rPr>
            </w:pPr>
            <w:r>
              <w:rPr>
                <w:rFonts w:eastAsia="Calibri"/>
                <w:szCs w:val="22"/>
                <w:lang w:val="en-US" w:eastAsia="en-US"/>
              </w:rPr>
              <w:drawing>
                <wp:inline distT="0" distB="0" distL="0" distR="0">
                  <wp:extent cx="2876550" cy="1816735"/>
                  <wp:effectExtent l="0" t="0" r="0" b="0"/>
                  <wp:docPr id="6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5" descr=""/>
                          <pic:cNvPicPr>
                            <a:picLocks noChangeAspect="1" noChangeArrowheads="1"/>
                          </pic:cNvPicPr>
                        </pic:nvPicPr>
                        <pic:blipFill>
                          <a:blip r:embed="rId69"/>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41" w:name="_Ref401674310"/>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22</w:t>
            </w:r>
            <w:r>
              <w:rPr>
                <w:szCs w:val="22"/>
                <w:rFonts w:eastAsia="Calibri"/>
              </w:rPr>
              <w:fldChar w:fldCharType="end"/>
            </w:r>
            <w:bookmarkEnd w:id="41"/>
            <w:r>
              <w:rPr>
                <w:rFonts w:eastAsia="Calibri"/>
                <w:szCs w:val="22"/>
                <w:lang w:val="en-US"/>
              </w:rPr>
              <w:t>: Frequency response for different overload points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_Ref401674310 \h </w:instrText>
      </w:r>
      <w:r>
        <w:rPr>
          <w:lang w:val="en-US"/>
        </w:rPr>
        <w:fldChar w:fldCharType="separate"/>
      </w:r>
      <w:r>
        <w:rPr>
          <w:lang w:val="en-US"/>
        </w:rPr>
        <w:t>Figure 22</w:t>
      </w:r>
      <w:r>
        <w:rPr>
          <w:lang w:val="en-US"/>
        </w:rPr>
        <w:fldChar w:fldCharType="end"/>
      </w:r>
      <w:r>
        <w:rPr>
          <w:lang w:val="en-US"/>
        </w:rPr>
        <w:t>. For the default overload points, the codec does not violate the given tolerance scheme for all bit rates but 9.6 kbit/s as explained above. As for the narrowband mode, the frequency responses for the extra overload points, i.e., with additional attenuation of the source signal, violate the given tolerance scheme again several times. Especially for low bit rates (red/green curves) the codec does not perform well.</w:t>
      </w:r>
    </w:p>
    <w:p>
      <w:pPr>
        <w:pStyle w:val="Normal"/>
        <w:rPr>
          <w:lang w:val="en-US"/>
        </w:rPr>
      </w:pPr>
      <w:r>
        <w:rPr>
          <w:lang w:val="en-US"/>
        </w:rPr>
      </w:r>
    </w:p>
    <w:p>
      <w:pPr>
        <w:pStyle w:val="Heading3"/>
        <w:ind w:left="737" w:hanging="737"/>
        <w:rPr/>
      </w:pPr>
      <w:bookmarkStart w:id="42" w:name="_Ref401840381"/>
      <w:r>
        <w:rPr/>
        <w:t>Idle Noise with Activation</w:t>
      </w:r>
      <w:bookmarkEnd w:id="42"/>
    </w:p>
    <w:p>
      <w:pPr>
        <w:pStyle w:val="Heading4"/>
        <w:ind w:left="907" w:hanging="907"/>
        <w:rPr/>
      </w:pPr>
      <w:bookmarkStart w:id="43" w:name="_Ref401674942"/>
      <w:r>
        <w:rPr/>
        <w:t>Idle noise generated with activation and digital zero input</w:t>
      </w:r>
      <w:bookmarkEnd w:id="43"/>
    </w:p>
    <w:p>
      <w:pPr>
        <w:pStyle w:val="Normal"/>
        <w:rPr>
          <w:lang w:val="en-US"/>
        </w:rPr>
      </w:pPr>
      <w:r>
        <w:rPr>
          <w:lang w:val="en-US"/>
        </w:rPr>
        <w:t xml:space="preserve">The following results are produced by applying measurement instructions and requirements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adapted to super-wideband by replacing the source signal with a fullband version of the same file. This includes an activation of the device under test with a CSS burst before the measured idle segment.</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6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 descr=""/>
                          <pic:cNvPicPr>
                            <a:picLocks noChangeAspect="1" noChangeArrowheads="1"/>
                          </pic:cNvPicPr>
                        </pic:nvPicPr>
                        <pic:blipFill>
                          <a:blip r:embed="rId70"/>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 descr=""/>
                          <pic:cNvPicPr>
                            <a:picLocks noChangeAspect="1" noChangeArrowheads="1"/>
                          </pic:cNvPicPr>
                        </pic:nvPicPr>
                        <pic:blipFill>
                          <a:blip r:embed="rId71"/>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rFonts w:eastAsia="Calibri"/>
                <w:szCs w:val="22"/>
                <w:lang w:val="en-US"/>
              </w:rPr>
            </w:pPr>
            <w:bookmarkStart w:id="44" w:name="_Ref401674971"/>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23</w:t>
            </w:r>
            <w:r>
              <w:rPr>
                <w:lang w:val="en-US"/>
              </w:rPr>
              <w:fldChar w:fldCharType="end"/>
            </w:r>
            <w:bookmarkEnd w:id="44"/>
            <w:r>
              <w:rPr>
                <w:lang w:val="en-US"/>
              </w:rPr>
              <w:t>: Idle noise spectrum with activation for different overload points</w:t>
            </w:r>
          </w:p>
        </w:tc>
      </w:tr>
    </w:tbl>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rPr>
                <w:rFonts w:cs="Arial"/>
                <w:color w:val="000000"/>
                <w:szCs w:val="22"/>
                <w:lang w:val="en-US"/>
              </w:rPr>
            </w:pPr>
            <w:r>
              <w:rPr>
                <w:rFonts w:cs="Arial"/>
                <w:color w:val="000000"/>
                <w:szCs w:val="22"/>
                <w:lang w:val="en-US"/>
              </w:rPr>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bit rate</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-106.1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-108.2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-92.1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-91.6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-106.0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-105.6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-109.5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-108.1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-94.6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-91.3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-111.6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-109.8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-107.8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-106.6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-110.3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-111.8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-110.8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-114.7</w:t>
            </w:r>
          </w:p>
        </w:tc>
      </w:tr>
    </w:tbl>
    <w:p>
      <w:pPr>
        <w:pStyle w:val="Normal"/>
        <w:keepNext w:val="true"/>
        <w:keepLines/>
        <w:jc w:val="center"/>
        <w:rPr/>
      </w:pPr>
      <w:bookmarkStart w:id="45" w:name="_Ref401674987"/>
      <w:bookmarkStart w:id="46" w:name="_Ref401674983"/>
      <w:r>
        <w:rPr>
          <w:lang w:val="en-US"/>
        </w:rPr>
        <w:t xml:space="preserve">Table </w:t>
      </w:r>
      <w:r>
        <w:rPr/>
        <w:fldChar w:fldCharType="begin"/>
      </w:r>
      <w:r>
        <w:rPr/>
        <w:instrText xml:space="preserve"> SEQ Table \* ARABIC </w:instrText>
      </w:r>
      <w:r>
        <w:rPr/>
        <w:fldChar w:fldCharType="separate"/>
      </w:r>
      <w:r>
        <w:rPr/>
        <w:t>8</w:t>
      </w:r>
      <w:r>
        <w:rPr/>
        <w:fldChar w:fldCharType="end"/>
      </w:r>
      <w:bookmarkEnd w:id="45"/>
      <w:r>
        <w:rPr>
          <w:lang w:val="en-US"/>
        </w:rPr>
        <w:t>: Idle noise levels with activation in dB(A) (requirement: -57.0 dB(A))</w:t>
      </w:r>
      <w:bookmarkEnd w:id="46"/>
    </w:p>
    <w:p>
      <w:pPr>
        <w:pStyle w:val="Normal"/>
        <w:rPr>
          <w:lang w:val="en-US"/>
        </w:rPr>
      </w:pPr>
      <w:r>
        <w:rPr>
          <w:lang w:val="en-US"/>
        </w:rPr>
      </w:r>
    </w:p>
    <w:p>
      <w:pPr>
        <w:pStyle w:val="Normal"/>
        <w:rPr>
          <w:lang w:val="en-US"/>
        </w:rPr>
      </w:pPr>
      <w:r>
        <w:rPr>
          <w:lang w:val="en-US"/>
        </w:rPr>
        <w:t xml:space="preserve">Neither in the frequency representation shown in </w:t>
      </w:r>
      <w:r>
        <w:rPr>
          <w:lang w:val="en-US"/>
        </w:rPr>
        <w:fldChar w:fldCharType="begin"/>
      </w:r>
      <w:r>
        <w:rPr>
          <w:lang w:val="en-US"/>
        </w:rPr>
        <w:instrText xml:space="preserve"> REF _Ref401674971 \h </w:instrText>
      </w:r>
      <w:r>
        <w:rPr>
          <w:lang w:val="en-US"/>
        </w:rPr>
        <w:fldChar w:fldCharType="separate"/>
      </w:r>
      <w:r>
        <w:rPr>
          <w:lang w:val="en-US"/>
        </w:rPr>
        <w:t>Figure 23</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_Ref401674987 \h </w:instrText>
      </w:r>
      <w:r>
        <w:rPr>
          <w:lang w:val="en-US"/>
        </w:rPr>
        <w:fldChar w:fldCharType="separate"/>
      </w:r>
      <w:r>
        <w:rPr>
          <w:lang w:val="en-US"/>
        </w:rPr>
        <w:t>Table 8</w:t>
      </w:r>
      <w:r>
        <w:rPr>
          <w:lang w:val="en-US"/>
        </w:rPr>
        <w:fldChar w:fldCharType="end"/>
      </w:r>
      <w:r>
        <w:rPr>
          <w:lang w:val="en-US"/>
        </w:rPr>
        <w:t>, a violation of the requirements according to [5] can be observed for any super-wideband bit rate.</w:t>
      </w:r>
    </w:p>
    <w:p>
      <w:pPr>
        <w:pStyle w:val="Heading4"/>
        <w:ind w:left="907" w:hanging="907"/>
        <w:rPr/>
      </w:pPr>
      <w:r>
        <w:rPr/>
        <w:t>Idle noise generated with activation and dithering noise</w:t>
      </w:r>
    </w:p>
    <w:p>
      <w:pPr>
        <w:pStyle w:val="Normal"/>
        <w:rPr/>
      </w:pPr>
      <w:r>
        <w:rPr>
          <w:lang w:val="en-US"/>
        </w:rPr>
        <w:t xml:space="preserve">The original measurement described in section </w:t>
      </w:r>
      <w:r>
        <w:rPr>
          <w:lang w:val="en-US"/>
        </w:rPr>
        <w:fldChar w:fldCharType="begin"/>
      </w:r>
      <w:r>
        <w:rPr>
          <w:lang w:val="en-US"/>
        </w:rPr>
        <w:instrText xml:space="preserve"> REF _Ref401674942 \r \h </w:instrText>
      </w:r>
      <w:r>
        <w:rPr>
          <w:lang w:val="en-US"/>
        </w:rPr>
        <w:fldChar w:fldCharType="separate"/>
      </w:r>
      <w:r>
        <w:rPr>
          <w:lang w:val="en-US"/>
        </w:rPr>
        <w:t>3.4.2.1</w:t>
      </w:r>
      <w:r>
        <w:rPr>
          <w:lang w:val="en-US"/>
        </w:rPr>
        <w:fldChar w:fldCharType="end"/>
      </w:r>
      <w:r>
        <w:rPr>
          <w:lang w:val="en-US"/>
        </w:rPr>
        <w:t xml:space="preserve"> 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w:t>
      </w:r>
      <w:r>
        <w:rPr/>
        <w:t>2 was used.</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1"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8" descr=""/>
                          <pic:cNvPicPr>
                            <a:picLocks noChangeAspect="1" noChangeArrowheads="1"/>
                          </pic:cNvPicPr>
                        </pic:nvPicPr>
                        <pic:blipFill>
                          <a:blip r:embed="rId72"/>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9" descr=""/>
                          <pic:cNvPicPr>
                            <a:picLocks noChangeAspect="1" noChangeArrowheads="1"/>
                          </pic:cNvPicPr>
                        </pic:nvPicPr>
                        <pic:blipFill>
                          <a:blip r:embed="rId73"/>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47" w:name="_Ref401743536"/>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24</w:t>
            </w:r>
            <w:r>
              <w:rPr>
                <w:szCs w:val="22"/>
                <w:rFonts w:eastAsia="Calibri"/>
                <w:lang w:val="en-US"/>
              </w:rPr>
              <w:fldChar w:fldCharType="end"/>
            </w:r>
            <w:bookmarkEnd w:id="47"/>
            <w:r>
              <w:rPr>
                <w:rFonts w:eastAsia="Calibri"/>
                <w:szCs w:val="22"/>
                <w:lang w:val="en-US"/>
              </w:rPr>
              <w:t>: Idle noise spectrum with activation and 1-bit dithering noise</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3"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0" descr=""/>
                          <pic:cNvPicPr>
                            <a:picLocks noChangeAspect="1" noChangeArrowheads="1"/>
                          </pic:cNvPicPr>
                        </pic:nvPicPr>
                        <pic:blipFill>
                          <a:blip r:embed="rId74"/>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1" descr=""/>
                          <pic:cNvPicPr>
                            <a:picLocks noChangeAspect="1" noChangeArrowheads="1"/>
                          </pic:cNvPicPr>
                        </pic:nvPicPr>
                        <pic:blipFill>
                          <a:blip r:embed="rId75"/>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48" w:name="_Ref401743537"/>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25</w:t>
            </w:r>
            <w:r>
              <w:rPr>
                <w:szCs w:val="22"/>
                <w:rFonts w:eastAsia="Calibri"/>
                <w:lang w:val="en-US"/>
              </w:rPr>
              <w:fldChar w:fldCharType="end"/>
            </w:r>
            <w:bookmarkEnd w:id="48"/>
            <w:r>
              <w:rPr>
                <w:rFonts w:eastAsia="Calibri"/>
                <w:szCs w:val="22"/>
                <w:lang w:val="en-US"/>
              </w:rPr>
              <w:t>: Idle noise spectrum with activation and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lang w:val="en-US"/>
              </w:rPr>
            </w:pPr>
            <w:r>
              <w:rPr>
                <w:rFonts w:cs="Arial"/>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-106.1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-108.2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-93.2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-87.4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-87.5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-81.4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-92.1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-91.6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-89.9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-83.6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-77.8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-106.0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-105.6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-83.2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-77.3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-109.5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-108.1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-78.8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-94.6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-91.3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-89.7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-111.6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-109.8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-83.8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-107.8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-106.6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-111.8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-110.8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-114.7</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-84.3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-82.5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-76.5</w:t>
            </w:r>
          </w:p>
        </w:tc>
      </w:tr>
    </w:tbl>
    <w:p>
      <w:pPr>
        <w:pStyle w:val="Normal"/>
        <w:keepNext w:val="true"/>
        <w:keepLines/>
        <w:jc w:val="center"/>
        <w:rPr>
          <w:lang w:val="en-US"/>
        </w:rPr>
      </w:pPr>
      <w:bookmarkStart w:id="49" w:name="_Ref401743560"/>
      <w:r>
        <w:rPr>
          <w:lang w:val="en-US"/>
        </w:rPr>
        <w:t xml:space="preserve">Table </w:t>
      </w:r>
      <w:r>
        <w:rPr/>
        <w:fldChar w:fldCharType="begin"/>
      </w:r>
      <w:r>
        <w:rPr/>
        <w:instrText xml:space="preserve"> SEQ Table \* ARABIC </w:instrText>
      </w:r>
      <w:r>
        <w:rPr/>
        <w:fldChar w:fldCharType="separate"/>
      </w:r>
      <w:r>
        <w:rPr/>
        <w:t>9</w:t>
      </w:r>
      <w:r>
        <w:rPr/>
        <w:fldChar w:fldCharType="end"/>
      </w:r>
      <w:bookmarkEnd w:id="49"/>
      <w:r>
        <w:rPr>
          <w:lang w:val="en-US"/>
        </w:rPr>
        <w:t>: Idle noise levels with activation and dithering noise in dB(A)</w:t>
      </w:r>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_Ref401743536 \h </w:instrText>
      </w:r>
      <w:r>
        <w:rPr>
          <w:lang w:val="en-US"/>
        </w:rPr>
        <w:fldChar w:fldCharType="separate"/>
      </w:r>
      <w:r>
        <w:rPr>
          <w:lang w:val="en-US"/>
        </w:rPr>
        <w:t>Figure 24</w:t>
      </w:r>
      <w:r>
        <w:rPr>
          <w:lang w:val="en-US"/>
        </w:rPr>
        <w:fldChar w:fldCharType="end"/>
      </w:r>
      <w:r>
        <w:rPr>
          <w:lang w:val="en-US"/>
        </w:rPr>
        <w:t xml:space="preserve"> and </w:t>
      </w:r>
      <w:r>
        <w:rPr>
          <w:lang w:val="en-US"/>
        </w:rPr>
        <w:fldChar w:fldCharType="begin"/>
      </w:r>
      <w:r>
        <w:rPr>
          <w:lang w:val="en-US"/>
        </w:rPr>
        <w:instrText xml:space="preserve"> REF _Ref401743537 \h </w:instrText>
      </w:r>
      <w:r>
        <w:rPr>
          <w:lang w:val="en-US"/>
        </w:rPr>
        <w:fldChar w:fldCharType="separate"/>
      </w:r>
      <w:r>
        <w:rPr>
          <w:lang w:val="en-US"/>
        </w:rPr>
        <w:t>Figure 25</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_Ref401743560 \h </w:instrText>
      </w:r>
      <w:r>
        <w:rPr>
          <w:lang w:val="en-US"/>
        </w:rPr>
        <w:fldChar w:fldCharType="separate"/>
      </w:r>
      <w:r>
        <w:rPr>
          <w:lang w:val="en-US"/>
        </w:rPr>
        <w:t>Table 9</w:t>
      </w:r>
      <w:r>
        <w:rPr>
          <w:lang w:val="en-US"/>
        </w:rPr>
        <w:fldChar w:fldCharType="end"/>
      </w:r>
      <w:r>
        <w:rPr>
          <w:lang w:val="en-US"/>
        </w:rPr>
        <w:t>, a violation of the requirements can be observed for any super-wideband bit rate or overload point.</w:t>
      </w:r>
    </w:p>
    <w:p>
      <w:pPr>
        <w:pStyle w:val="Normal"/>
        <w:rPr>
          <w:lang w:val="en-US"/>
        </w:rPr>
      </w:pPr>
      <w:r>
        <w:rPr>
          <w:lang w:val="en-US"/>
        </w:rPr>
        <w:t>The results for the two overload points, however, show a different behavior with respect to the same dithering noise power, especially at bit rates 24.4 and 48.0 kbit/s. This is attributed to the different states of the codec depending on the overload point specific scalings of the activation sequence. Therefore, the next section describes the same measurement without activation.</w:t>
      </w:r>
    </w:p>
    <w:p>
      <w:pPr>
        <w:pStyle w:val="Heading3"/>
        <w:ind w:left="737" w:hanging="737"/>
        <w:rPr/>
      </w:pPr>
      <w:r>
        <w:rPr/>
        <w:t>Idle Noise without Activation</w:t>
      </w:r>
    </w:p>
    <w:p>
      <w:pPr>
        <w:pStyle w:val="Normal"/>
        <w:rPr/>
      </w:pPr>
      <w:r>
        <w:rPr>
          <w:lang w:val="en-US"/>
        </w:rPr>
        <w:t>The following results are produced by applying measurement instructions and requirements of section </w:t>
      </w:r>
      <w:r>
        <w:rPr>
          <w:lang w:val="en-US"/>
        </w:rPr>
        <w:fldChar w:fldCharType="begin"/>
      </w:r>
      <w:r>
        <w:rPr>
          <w:lang w:val="en-US"/>
        </w:rPr>
        <w:instrText xml:space="preserve"> REF _Ref401840381 \r \h </w:instrText>
      </w:r>
      <w:r>
        <w:rPr>
          <w:lang w:val="en-US"/>
        </w:rPr>
        <w:fldChar w:fldCharType="separate"/>
      </w:r>
      <w:r>
        <w:rPr>
          <w:lang w:val="en-US"/>
        </w:rPr>
        <w:t>3.4.2</w:t>
      </w:r>
      <w:r>
        <w:rPr>
          <w:lang w:val="en-US"/>
        </w:rPr>
        <w:fldChar w:fldCharType="end"/>
      </w:r>
      <w:r>
        <w:rPr>
          <w:lang w:val="en-US"/>
        </w:rPr>
        <w:t xml:space="preserve"> but without the preceding activation sequence</w:t>
      </w:r>
      <w:r>
        <w:rPr/>
        <w:t>.</w:t>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2" descr=""/>
                          <pic:cNvPicPr>
                            <a:picLocks noChangeAspect="1" noChangeArrowheads="1"/>
                          </pic:cNvPicPr>
                        </pic:nvPicPr>
                        <pic:blipFill>
                          <a:blip r:embed="rId76"/>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3" descr=""/>
                          <pic:cNvPicPr>
                            <a:picLocks noChangeAspect="1" noChangeArrowheads="1"/>
                          </pic:cNvPicPr>
                        </pic:nvPicPr>
                        <pic:blipFill>
                          <a:blip r:embed="rId77"/>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rFonts w:eastAsia="Calibri"/>
                <w:szCs w:val="22"/>
                <w:lang w:val="en-US"/>
              </w:rPr>
            </w:pPr>
            <w:bookmarkStart w:id="50" w:name="_Ref401844544"/>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26</w:t>
            </w:r>
            <w:r>
              <w:rPr>
                <w:lang w:val="en-US"/>
              </w:rPr>
              <w:fldChar w:fldCharType="end"/>
            </w:r>
            <w:bookmarkEnd w:id="50"/>
            <w:r>
              <w:rPr>
                <w:lang w:val="en-US"/>
              </w:rPr>
              <w:t>: Idle noise spectrum without activation for different overload points</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4" descr=""/>
                          <pic:cNvPicPr>
                            <a:picLocks noChangeAspect="1" noChangeArrowheads="1"/>
                          </pic:cNvPicPr>
                        </pic:nvPicPr>
                        <pic:blipFill>
                          <a:blip r:embed="rId78"/>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5" descr=""/>
                          <pic:cNvPicPr>
                            <a:picLocks noChangeAspect="1" noChangeArrowheads="1"/>
                          </pic:cNvPicPr>
                        </pic:nvPicPr>
                        <pic:blipFill>
                          <a:blip r:embed="rId79"/>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51" w:name="_Ref40184454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27</w:t>
            </w:r>
            <w:r>
              <w:rPr>
                <w:szCs w:val="22"/>
                <w:rFonts w:eastAsia="Calibri"/>
                <w:lang w:val="en-US"/>
              </w:rPr>
              <w:fldChar w:fldCharType="end"/>
            </w:r>
            <w:bookmarkEnd w:id="51"/>
            <w:r>
              <w:rPr>
                <w:rFonts w:eastAsia="Calibri"/>
                <w:szCs w:val="22"/>
                <w:lang w:val="en-US"/>
              </w:rPr>
              <w:t>: Idle noise spectrum without activation with 1-bit dithering noise</w:t>
            </w:r>
          </w:p>
        </w:tc>
      </w:tr>
    </w:tbl>
    <w:p>
      <w:pPr>
        <w:pStyle w:val="Normal"/>
        <w:rPr>
          <w:lang w:val="en-US"/>
        </w:rPr>
      </w:pPr>
      <w:r>
        <w:rPr>
          <w:lang w:val="en-US"/>
        </w:rPr>
      </w:r>
    </w:p>
    <w:tbl>
      <w:tblPr>
        <w:tblW w:w="9502" w:type="dxa"/>
        <w:jc w:val="left"/>
        <w:tblInd w:w="-108" w:type="dxa"/>
        <w:tblLayout w:type="fixed"/>
        <w:tblCellMar>
          <w:top w:w="0" w:type="dxa"/>
          <w:left w:w="108" w:type="dxa"/>
          <w:bottom w:w="0" w:type="dxa"/>
          <w:right w:w="108" w:type="dxa"/>
        </w:tblCellMar>
      </w:tblPr>
      <w:tblGrid>
        <w:gridCol w:w="4751"/>
        <w:gridCol w:w="4751"/>
      </w:tblGrid>
      <w:tr>
        <w:trPr/>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7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6" descr=""/>
                          <pic:cNvPicPr>
                            <a:picLocks noChangeAspect="1" noChangeArrowheads="1"/>
                          </pic:cNvPicPr>
                        </pic:nvPicPr>
                        <pic:blipFill>
                          <a:blip r:embed="rId80"/>
                          <a:srcRect l="-5" t="-8" r="-5" b="-8"/>
                          <a:stretch>
                            <a:fillRect/>
                          </a:stretch>
                        </pic:blipFill>
                        <pic:spPr bwMode="auto">
                          <a:xfrm>
                            <a:off x="0" y="0"/>
                            <a:ext cx="2879090" cy="1802765"/>
                          </a:xfrm>
                          <a:prstGeom prst="rect">
                            <a:avLst/>
                          </a:prstGeom>
                        </pic:spPr>
                      </pic:pic>
                    </a:graphicData>
                  </a:graphic>
                </wp:inline>
              </w:drawing>
            </w:r>
          </w:p>
        </w:tc>
        <w:tc>
          <w:tcPr>
            <w:tcW w:w="4751"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9090" cy="1802765"/>
                  <wp:effectExtent l="0" t="0" r="0" b="0"/>
                  <wp:docPr id="8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7" descr=""/>
                          <pic:cNvPicPr>
                            <a:picLocks noChangeAspect="1" noChangeArrowheads="1"/>
                          </pic:cNvPicPr>
                        </pic:nvPicPr>
                        <pic:blipFill>
                          <a:blip r:embed="rId81"/>
                          <a:srcRect l="-5" t="-8" r="-5" b="-8"/>
                          <a:stretch>
                            <a:fillRect/>
                          </a:stretch>
                        </pic:blipFill>
                        <pic:spPr bwMode="auto">
                          <a:xfrm>
                            <a:off x="0" y="0"/>
                            <a:ext cx="2879090" cy="1802765"/>
                          </a:xfrm>
                          <a:prstGeom prst="rect">
                            <a:avLst/>
                          </a:prstGeom>
                        </pic:spPr>
                      </pic:pic>
                    </a:graphicData>
                  </a:graphic>
                </wp:inline>
              </w:drawing>
            </w:r>
          </w:p>
        </w:tc>
      </w:tr>
      <w:tr>
        <w:trPr/>
        <w:tc>
          <w:tcPr>
            <w:tcW w:w="9502" w:type="dxa"/>
            <w:gridSpan w:val="2"/>
            <w:tcBorders/>
          </w:tcPr>
          <w:p>
            <w:pPr>
              <w:pStyle w:val="Normal"/>
              <w:keepNext w:val="true"/>
              <w:keepLines/>
              <w:spacing w:before="0" w:after="120"/>
              <w:jc w:val="center"/>
              <w:rPr/>
            </w:pPr>
            <w:bookmarkStart w:id="52" w:name="_Ref401844547"/>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28</w:t>
            </w:r>
            <w:r>
              <w:rPr>
                <w:szCs w:val="22"/>
                <w:rFonts w:eastAsia="Calibri"/>
                <w:lang w:val="en-US"/>
              </w:rPr>
              <w:fldChar w:fldCharType="end"/>
            </w:r>
            <w:bookmarkEnd w:id="52"/>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jc w:val="right"/>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-92.9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-86.9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-88.2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-92.9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-86.9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-89.6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-77.6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-95.0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-91.3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-85.3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-77.5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-89.9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-83.1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-77.1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&lt; -200.0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-90.2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-84.2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-82.6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-76.6</w:t>
            </w:r>
          </w:p>
        </w:tc>
      </w:tr>
    </w:tbl>
    <w:p>
      <w:pPr>
        <w:pStyle w:val="Normal"/>
        <w:keepNext w:val="true"/>
        <w:keepLines/>
        <w:jc w:val="center"/>
        <w:rPr>
          <w:lang w:val="en-US"/>
        </w:rPr>
      </w:pPr>
      <w:bookmarkStart w:id="53" w:name="_Ref401844556"/>
      <w:r>
        <w:rPr>
          <w:lang w:val="en-US"/>
        </w:rPr>
        <w:t xml:space="preserve">Table </w:t>
      </w:r>
      <w:r>
        <w:rPr/>
        <w:fldChar w:fldCharType="begin"/>
      </w:r>
      <w:r>
        <w:rPr/>
        <w:instrText xml:space="preserve"> SEQ Table \* ARABIC </w:instrText>
      </w:r>
      <w:r>
        <w:rPr/>
        <w:fldChar w:fldCharType="separate"/>
      </w:r>
      <w:r>
        <w:rPr/>
        <w:t>10</w:t>
      </w:r>
      <w:r>
        <w:rPr/>
        <w:fldChar w:fldCharType="end"/>
      </w:r>
      <w:bookmarkEnd w:id="53"/>
      <w:r>
        <w:rPr>
          <w:lang w:val="en-US"/>
        </w:rPr>
        <w:t>: Idle noise levels without activation with dithering noise in dB(A)</w:t>
      </w:r>
    </w:p>
    <w:p>
      <w:pPr>
        <w:pStyle w:val="Normal"/>
        <w:rPr>
          <w:lang w:val="en-US"/>
        </w:rPr>
      </w:pPr>
      <w:r>
        <w:rPr>
          <w:lang w:val="en-US"/>
        </w:rPr>
      </w:r>
    </w:p>
    <w:p>
      <w:pPr>
        <w:pStyle w:val="Normal"/>
        <w:rPr/>
      </w:pPr>
      <w:r>
        <w:rPr>
          <w:lang w:val="en-US"/>
        </w:rPr>
        <w:t xml:space="preserve">Again, neither in the frequency representations shown in </w:t>
      </w:r>
      <w:r>
        <w:rPr>
          <w:lang w:val="en-US"/>
        </w:rPr>
        <w:fldChar w:fldCharType="begin"/>
      </w:r>
      <w:r>
        <w:rPr>
          <w:lang w:val="en-US"/>
        </w:rPr>
        <w:instrText xml:space="preserve"> REF _Ref401844544 \h </w:instrText>
      </w:r>
      <w:r>
        <w:rPr>
          <w:lang w:val="en-US"/>
        </w:rPr>
        <w:fldChar w:fldCharType="separate"/>
      </w:r>
      <w:r>
        <w:rPr>
          <w:lang w:val="en-US"/>
        </w:rPr>
        <w:t>Figure 26</w:t>
      </w:r>
      <w:r>
        <w:rPr>
          <w:lang w:val="en-US"/>
        </w:rPr>
        <w:fldChar w:fldCharType="end"/>
      </w:r>
      <w:r>
        <w:rPr>
          <w:lang w:val="en-US"/>
        </w:rPr>
        <w:t xml:space="preserve">, </w:t>
      </w:r>
      <w:r>
        <w:rPr>
          <w:lang w:val="en-US"/>
        </w:rPr>
        <w:fldChar w:fldCharType="begin"/>
      </w:r>
      <w:r>
        <w:rPr>
          <w:lang w:val="en-US"/>
        </w:rPr>
        <w:instrText xml:space="preserve"> REF _Ref401844545 \h </w:instrText>
      </w:r>
      <w:r>
        <w:rPr>
          <w:lang w:val="en-US"/>
        </w:rPr>
        <w:fldChar w:fldCharType="separate"/>
      </w:r>
      <w:r>
        <w:rPr>
          <w:lang w:val="en-US"/>
        </w:rPr>
        <w:t>Figure 27</w:t>
      </w:r>
      <w:r>
        <w:rPr>
          <w:lang w:val="en-US"/>
        </w:rPr>
        <w:fldChar w:fldCharType="end"/>
      </w:r>
      <w:r>
        <w:rPr>
          <w:lang w:val="en-US"/>
        </w:rPr>
        <w:t xml:space="preserve">, and </w:t>
      </w:r>
      <w:r>
        <w:rPr>
          <w:lang w:val="en-US"/>
        </w:rPr>
        <w:fldChar w:fldCharType="begin"/>
      </w:r>
      <w:r>
        <w:rPr>
          <w:lang w:val="en-US"/>
        </w:rPr>
        <w:instrText xml:space="preserve"> REF _Ref401844547 \h </w:instrText>
      </w:r>
      <w:r>
        <w:rPr>
          <w:lang w:val="en-US"/>
        </w:rPr>
        <w:fldChar w:fldCharType="separate"/>
      </w:r>
      <w:r>
        <w:rPr>
          <w:lang w:val="en-US"/>
        </w:rPr>
        <w:t>Figure 28</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_Ref401844556 \h </w:instrText>
      </w:r>
      <w:r>
        <w:rPr>
          <w:lang w:val="en-US"/>
        </w:rPr>
        <w:fldChar w:fldCharType="separate"/>
      </w:r>
      <w:r>
        <w:rPr>
          <w:lang w:val="en-US"/>
        </w:rPr>
        <w:t>Table 10</w:t>
      </w:r>
      <w:r>
        <w:rPr>
          <w:lang w:val="en-US"/>
        </w:rPr>
        <w:fldChar w:fldCharType="end"/>
      </w:r>
      <w:r>
        <w:rPr>
          <w:lang w:val="en-US"/>
        </w:rPr>
        <w:t>, a violation of the requirements can be observed for any super-wideband bit rate or overload point.</w:t>
      </w:r>
    </w:p>
    <w:p>
      <w:pPr>
        <w:pStyle w:val="Normal"/>
        <w:rPr/>
      </w:pPr>
      <w:r>
        <w:rPr>
          <w:lang w:val="en-US"/>
        </w:rPr>
        <w:t xml:space="preserve">For all bit rates but 13.2 and 32.0 kbit/s, the digital zero input is encoded to a digital zero output leading to idle noise levels lower than -200 dB(A), which are outside the plotting range in </w:t>
      </w:r>
      <w:r>
        <w:rPr>
          <w:lang w:val="en-US"/>
        </w:rPr>
        <w:fldChar w:fldCharType="begin"/>
      </w:r>
      <w:r>
        <w:rPr>
          <w:lang w:val="en-US"/>
        </w:rPr>
        <w:instrText xml:space="preserve"> REF _Ref401844544 \h </w:instrText>
      </w:r>
      <w:r>
        <w:rPr>
          <w:lang w:val="en-US"/>
        </w:rPr>
        <w:fldChar w:fldCharType="separate"/>
      </w:r>
      <w:r>
        <w:rPr>
          <w:lang w:val="en-US"/>
        </w:rPr>
        <w:t>Figure 26</w:t>
      </w:r>
      <w:r>
        <w:rPr>
          <w:lang w:val="en-US"/>
        </w:rPr>
        <w:fldChar w:fldCharType="end"/>
      </w:r>
      <w:r>
        <w:rPr>
          <w:lang w:val="en-US"/>
        </w:rPr>
        <w:t>. These two bit rates, however, generate a non-zero output even for digital zero input.</w:t>
      </w:r>
    </w:p>
    <w:p>
      <w:pPr>
        <w:pStyle w:val="Normal"/>
        <w:rPr>
          <w:lang w:val="en-US"/>
        </w:rPr>
      </w:pPr>
      <w:r>
        <w:rPr>
          <w:lang w:val="en-US"/>
        </w:rPr>
        <w:t>With dithering noise, the results for the two overload points are shifted by 6 dB but otherwise show the same behavior.</w:t>
      </w:r>
    </w:p>
    <w:p>
      <w:pPr>
        <w:pStyle w:val="Heading3"/>
        <w:ind w:left="737" w:hanging="737"/>
        <w:rPr/>
      </w:pPr>
      <w:r>
        <w:rPr/>
        <w:t>Distortion vs. input level</w:t>
      </w:r>
    </w:p>
    <w:p>
      <w:pPr>
        <w:pStyle w:val="Normal"/>
        <w:rPr>
          <w:lang w:val="en-US"/>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which are adapted to super-wideband by evaluating the distortion up to 14 kHz. It measures the signal-to-distortion ratio for a 1020 Hz sine with different source levels. For levels -40 and -45 dBm0, the limits of 22.5 dB and 17.5 dB, respectively, are recommendations and not be regarded as a failing result.</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8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8" descr=""/>
                          <pic:cNvPicPr>
                            <a:picLocks noChangeAspect="1" noChangeArrowheads="1"/>
                          </pic:cNvPicPr>
                        </pic:nvPicPr>
                        <pic:blipFill>
                          <a:blip r:embed="rId82"/>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8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9" descr=""/>
                          <pic:cNvPicPr>
                            <a:picLocks noChangeAspect="1" noChangeArrowheads="1"/>
                          </pic:cNvPicPr>
                        </pic:nvPicPr>
                        <pic:blipFill>
                          <a:blip r:embed="rId83"/>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54" w:name="_Ref40174364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29</w:t>
            </w:r>
            <w:r>
              <w:rPr>
                <w:szCs w:val="22"/>
                <w:rFonts w:eastAsia="Calibri"/>
                <w:lang w:val="en-US"/>
              </w:rPr>
              <w:fldChar w:fldCharType="end"/>
            </w:r>
            <w:bookmarkEnd w:id="54"/>
            <w:r>
              <w:rPr>
                <w:rFonts w:eastAsia="Calibri"/>
                <w:szCs w:val="22"/>
                <w:lang w:val="en-US"/>
              </w:rPr>
              <w:t>: Signal-to-distortion ratio for different input levels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_Ref401743645 \h </w:instrText>
      </w:r>
      <w:r>
        <w:rPr>
          <w:lang w:val="en-US"/>
        </w:rPr>
        <w:fldChar w:fldCharType="separate"/>
      </w:r>
      <w:r>
        <w:rPr>
          <w:lang w:val="en-US"/>
        </w:rPr>
        <w:t>Figure 29</w:t>
      </w:r>
      <w:r>
        <w:rPr>
          <w:lang w:val="en-US"/>
        </w:rPr>
        <w:fldChar w:fldCharType="end"/>
      </w:r>
      <w:r>
        <w:rPr>
          <w:lang w:val="en-US"/>
        </w:rPr>
        <w:t>. At low bit rates (red/green curves), the signal-to-distortion ratio violates the tolerance according to [5] scheme at gain as low as -30dB. All other bit rates pass the test.</w:t>
      </w:r>
    </w:p>
    <w:p>
      <w:pPr>
        <w:pStyle w:val="Heading3"/>
        <w:ind w:left="737" w:hanging="737"/>
        <w:rPr/>
      </w:pPr>
      <w:r>
        <w:rPr/>
        <w:t>Distortion vs. frequency</w:t>
      </w:r>
    </w:p>
    <w:p>
      <w:pPr>
        <w:pStyle w:val="Normal"/>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extended with source frequencies above 1 kHz and adapted to super-wideband by evaluating the distortion up to 14 kHz</w:t>
      </w:r>
      <w:r>
        <w:rPr/>
        <w:t>. It measures the signal-to-distortion ratio for different frequencies and constant input level.</w:t>
      </w:r>
    </w:p>
    <w:tbl>
      <w:tblPr>
        <w:tblW w:w="9494" w:type="dxa"/>
        <w:jc w:val="left"/>
        <w:tblInd w:w="-108" w:type="dxa"/>
        <w:tblLayout w:type="fixed"/>
        <w:tblCellMar>
          <w:top w:w="0" w:type="dxa"/>
          <w:left w:w="108" w:type="dxa"/>
          <w:bottom w:w="0" w:type="dxa"/>
          <w:right w:w="108" w:type="dxa"/>
        </w:tblCellMar>
      </w:tblPr>
      <w:tblGrid>
        <w:gridCol w:w="4747"/>
        <w:gridCol w:w="4747"/>
      </w:tblGrid>
      <w:tr>
        <w:trPr/>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8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0" descr=""/>
                          <pic:cNvPicPr>
                            <a:picLocks noChangeAspect="1" noChangeArrowheads="1"/>
                          </pic:cNvPicPr>
                        </pic:nvPicPr>
                        <pic:blipFill>
                          <a:blip r:embed="rId84"/>
                          <a:srcRect l="-5" t="-8" r="-5" b="-8"/>
                          <a:stretch>
                            <a:fillRect/>
                          </a:stretch>
                        </pic:blipFill>
                        <pic:spPr bwMode="auto">
                          <a:xfrm>
                            <a:off x="0" y="0"/>
                            <a:ext cx="2876550" cy="1816735"/>
                          </a:xfrm>
                          <a:prstGeom prst="rect">
                            <a:avLst/>
                          </a:prstGeom>
                        </pic:spPr>
                      </pic:pic>
                    </a:graphicData>
                  </a:graphic>
                </wp:inline>
              </w:drawing>
            </w:r>
          </w:p>
        </w:tc>
        <w:tc>
          <w:tcPr>
            <w:tcW w:w="4747" w:type="dxa"/>
            <w:tcBorders/>
          </w:tcPr>
          <w:p>
            <w:pPr>
              <w:pStyle w:val="Normal"/>
              <w:keepNext w:val="true"/>
              <w:keepLines/>
              <w:spacing w:before="0" w:after="120"/>
              <w:rPr>
                <w:rFonts w:eastAsia="Calibri"/>
                <w:szCs w:val="22"/>
                <w:lang w:val="en-US"/>
              </w:rPr>
            </w:pPr>
            <w:r>
              <w:rPr>
                <w:rFonts w:eastAsia="Calibri"/>
                <w:szCs w:val="22"/>
                <w:lang w:val="en-US" w:eastAsia="en-US"/>
              </w:rPr>
              <w:drawing>
                <wp:inline distT="0" distB="0" distL="0" distR="0">
                  <wp:extent cx="2876550" cy="1816735"/>
                  <wp:effectExtent l="0" t="0" r="0" b="0"/>
                  <wp:docPr id="84"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1" descr=""/>
                          <pic:cNvPicPr>
                            <a:picLocks noChangeAspect="1" noChangeArrowheads="1"/>
                          </pic:cNvPicPr>
                        </pic:nvPicPr>
                        <pic:blipFill>
                          <a:blip r:embed="rId85"/>
                          <a:srcRect l="-5" t="-8" r="-5" b="-8"/>
                          <a:stretch>
                            <a:fillRect/>
                          </a:stretch>
                        </pic:blipFill>
                        <pic:spPr bwMode="auto">
                          <a:xfrm>
                            <a:off x="0" y="0"/>
                            <a:ext cx="2876550" cy="1816735"/>
                          </a:xfrm>
                          <a:prstGeom prst="rect">
                            <a:avLst/>
                          </a:prstGeom>
                        </pic:spPr>
                      </pic:pic>
                    </a:graphicData>
                  </a:graphic>
                </wp:inline>
              </w:drawing>
            </w:r>
          </w:p>
        </w:tc>
      </w:tr>
      <w:tr>
        <w:trPr/>
        <w:tc>
          <w:tcPr>
            <w:tcW w:w="9494" w:type="dxa"/>
            <w:gridSpan w:val="2"/>
            <w:tcBorders/>
          </w:tcPr>
          <w:p>
            <w:pPr>
              <w:pStyle w:val="Normal"/>
              <w:keepNext w:val="true"/>
              <w:keepLines/>
              <w:spacing w:before="0" w:after="120"/>
              <w:jc w:val="center"/>
              <w:rPr/>
            </w:pPr>
            <w:bookmarkStart w:id="55" w:name="_Ref401743708"/>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30</w:t>
            </w:r>
            <w:r>
              <w:rPr>
                <w:szCs w:val="22"/>
                <w:rFonts w:eastAsia="Calibri"/>
                <w:lang w:val="en-US"/>
              </w:rPr>
              <w:fldChar w:fldCharType="end"/>
            </w:r>
            <w:bookmarkEnd w:id="55"/>
            <w:r>
              <w:rPr>
                <w:rFonts w:eastAsia="Calibri"/>
                <w:szCs w:val="22"/>
                <w:lang w:val="en-US"/>
              </w:rPr>
              <w:t>: Signal-to-distortion ratio for different frequencies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_Ref401743708 \h </w:instrText>
      </w:r>
      <w:r>
        <w:rPr>
          <w:lang w:val="en-US"/>
        </w:rPr>
        <w:fldChar w:fldCharType="separate"/>
      </w:r>
      <w:r>
        <w:rPr>
          <w:lang w:val="en-US"/>
        </w:rPr>
        <w:t>Figure 30</w:t>
      </w:r>
      <w:r>
        <w:rPr>
          <w:lang w:val="en-US"/>
        </w:rPr>
        <w:fldChar w:fldCharType="end"/>
      </w:r>
      <w:r>
        <w:rPr>
          <w:lang w:val="en-US"/>
        </w:rPr>
        <w:t>. For all tested frequencies, the codec does not violate the given tolerance scheme according to [5] for all bit rates but 9.6 kbit/s. At 9.6 kbit/s, the codec fails for the test frequency of about 13 kHz, which is not encoded at this bit rate as explained above</w:t>
      </w:r>
    </w:p>
    <w:p>
      <w:pPr>
        <w:pStyle w:val="Normal"/>
        <w:rPr>
          <w:lang w:val="en-US"/>
        </w:rPr>
      </w:pPr>
      <w:r>
        <w:rPr>
          <w:lang w:val="en-US"/>
        </w:rPr>
      </w:r>
    </w:p>
    <w:p>
      <w:pPr>
        <w:pStyle w:val="Listenabsatz"/>
        <w:rPr>
          <w:rFonts w:ascii="Arial" w:hAnsi="Arial" w:cs="Arial"/>
          <w:lang w:val="en-US"/>
        </w:rPr>
      </w:pPr>
      <w:r>
        <w:rPr>
          <w:rFonts w:cs="Arial" w:ascii="Arial" w:hAnsi="Arial"/>
          <w:lang w:val="en-US"/>
        </w:rPr>
      </w:r>
      <w:r>
        <w:br w:type="page"/>
      </w:r>
    </w:p>
    <w:p>
      <w:pPr>
        <w:pStyle w:val="Heading1"/>
        <w:numPr>
          <w:ilvl w:val="0"/>
          <w:numId w:val="1"/>
        </w:numPr>
        <w:rPr/>
      </w:pPr>
      <w:bookmarkStart w:id="56" w:name="_Ref416788942"/>
      <w:r>
        <w:rPr/>
        <w:t xml:space="preserve">Tests derived from 3GPP TS 26.131 and TS 26.132 with EVS v12.1.0 </w:t>
      </w:r>
      <w:r>
        <w:rPr/>
        <w:fldChar w:fldCharType="begin"/>
      </w:r>
      <w:r>
        <w:rPr/>
        <w:instrText xml:space="preserve"> REF _Ref416453329 \r \h </w:instrText>
      </w:r>
      <w:r>
        <w:rPr/>
        <w:fldChar w:fldCharType="separate"/>
      </w:r>
      <w:r>
        <w:rPr/>
        <w:t>[7]</w:t>
      </w:r>
      <w:r>
        <w:rPr/>
        <w:fldChar w:fldCharType="end"/>
      </w:r>
      <w:bookmarkEnd w:id="56"/>
    </w:p>
    <w:p>
      <w:pPr>
        <w:pStyle w:val="Heading2"/>
        <w:rPr>
          <w:lang w:val="en-US" w:eastAsia="en-US"/>
        </w:rPr>
      </w:pPr>
      <w:r>
        <w:rPr>
          <w:lang w:val="en-US" w:eastAsia="en-US"/>
        </w:rPr>
        <w:tab/>
      </w:r>
      <w:r>
        <w:rPr/>
        <w:t>EVS-Mode: Narrowband (NB)</w:t>
      </w:r>
    </w:p>
    <w:p>
      <w:pPr>
        <w:pStyle w:val="Heading3"/>
        <w:ind w:left="737" w:hanging="737"/>
        <w:rPr/>
      </w:pPr>
      <w:r>
        <w:rPr/>
        <w:tab/>
        <w:t>General</w:t>
      </w:r>
    </w:p>
    <w:p>
      <w:pPr>
        <w:pStyle w:val="Normal"/>
        <w:rPr/>
      </w:pPr>
      <w:r>
        <w:rPr>
          <w:lang w:val="en-US"/>
        </w:rPr>
        <w:t xml:space="preserve">In narrowband mode, a sampling rate of 8 kHz and all bit rates (5.9, 7.2, 8.0, 9.6, 13.2, 16.4 and 24.4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Heading3"/>
        <w:ind w:left="737" w:hanging="737"/>
        <w:rPr/>
      </w:pPr>
      <w:r>
        <w:rPr/>
        <w:tab/>
        <w:t>Frequency response with real speech</w:t>
      </w:r>
    </w:p>
    <w:p>
      <w:pPr>
        <w:pStyle w:val="Normal"/>
        <w:rPr/>
      </w:pPr>
      <w:r>
        <w:rPr>
          <w:lang w:val="en-US"/>
        </w:rPr>
        <w:t xml:space="preserve">The following results are produced by applying the measurement instructions according to clause 7.4.2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w:t>
      </w:r>
      <w:r>
        <w:rPr/>
        <w:t xml:space="preserve"> compared to the overload point of 3.0 dBm0.</w:t>
      </w:r>
    </w:p>
    <w:tbl>
      <w:tblPr>
        <w:tblW w:w="9496" w:type="dxa"/>
        <w:jc w:val="left"/>
        <w:tblInd w:w="-108" w:type="dxa"/>
        <w:tblLayout w:type="fixed"/>
        <w:tblCellMar>
          <w:top w:w="0" w:type="dxa"/>
          <w:left w:w="108" w:type="dxa"/>
          <w:bottom w:w="0" w:type="dxa"/>
          <w:right w:w="108" w:type="dxa"/>
        </w:tblCellMar>
      </w:tblPr>
      <w:tblGrid>
        <w:gridCol w:w="4748"/>
        <w:gridCol w:w="4748"/>
      </w:tblGrid>
      <w:tr>
        <w:trPr/>
        <w:tc>
          <w:tcPr>
            <w:tcW w:w="4748"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5280" cy="1820545"/>
                  <wp:effectExtent l="0" t="0" r="0" b="0"/>
                  <wp:docPr id="8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 descr=""/>
                          <pic:cNvPicPr>
                            <a:picLocks noChangeAspect="1" noChangeArrowheads="1"/>
                          </pic:cNvPicPr>
                        </pic:nvPicPr>
                        <pic:blipFill>
                          <a:blip r:embed="rId86"/>
                          <a:srcRect l="-8" t="-12" r="-8" b="-12"/>
                          <a:stretch>
                            <a:fillRect/>
                          </a:stretch>
                        </pic:blipFill>
                        <pic:spPr bwMode="auto">
                          <a:xfrm>
                            <a:off x="0" y="0"/>
                            <a:ext cx="2875280" cy="1820545"/>
                          </a:xfrm>
                          <a:prstGeom prst="rect">
                            <a:avLst/>
                          </a:prstGeom>
                        </pic:spPr>
                      </pic:pic>
                    </a:graphicData>
                  </a:graphic>
                </wp:inline>
              </w:drawing>
            </w:r>
          </w:p>
        </w:tc>
        <w:tc>
          <w:tcPr>
            <w:tcW w:w="4748"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5280" cy="1820545"/>
                  <wp:effectExtent l="0" t="0" r="0" b="0"/>
                  <wp:docPr id="8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 descr=""/>
                          <pic:cNvPicPr>
                            <a:picLocks noChangeAspect="1" noChangeArrowheads="1"/>
                          </pic:cNvPicPr>
                        </pic:nvPicPr>
                        <pic:blipFill>
                          <a:blip r:embed="rId87"/>
                          <a:srcRect l="-8" t="-12" r="-8" b="-12"/>
                          <a:stretch>
                            <a:fillRect/>
                          </a:stretch>
                        </pic:blipFill>
                        <pic:spPr bwMode="auto">
                          <a:xfrm>
                            <a:off x="0" y="0"/>
                            <a:ext cx="2875280" cy="1820545"/>
                          </a:xfrm>
                          <a:prstGeom prst="rect">
                            <a:avLst/>
                          </a:prstGeom>
                        </pic:spPr>
                      </pic:pic>
                    </a:graphicData>
                  </a:graphic>
                </wp:inline>
              </w:drawing>
            </w:r>
          </w:p>
        </w:tc>
      </w:tr>
      <w:tr>
        <w:trPr/>
        <w:tc>
          <w:tcPr>
            <w:tcW w:w="4748"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5280" cy="1820545"/>
                  <wp:effectExtent l="0" t="0" r="0" b="0"/>
                  <wp:docPr id="8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 descr=""/>
                          <pic:cNvPicPr>
                            <a:picLocks noChangeAspect="1" noChangeArrowheads="1"/>
                          </pic:cNvPicPr>
                        </pic:nvPicPr>
                        <pic:blipFill>
                          <a:blip r:embed="rId88"/>
                          <a:srcRect l="-8" t="-12" r="-8" b="-12"/>
                          <a:stretch>
                            <a:fillRect/>
                          </a:stretch>
                        </pic:blipFill>
                        <pic:spPr bwMode="auto">
                          <a:xfrm>
                            <a:off x="0" y="0"/>
                            <a:ext cx="2875280" cy="1820545"/>
                          </a:xfrm>
                          <a:prstGeom prst="rect">
                            <a:avLst/>
                          </a:prstGeom>
                        </pic:spPr>
                      </pic:pic>
                    </a:graphicData>
                  </a:graphic>
                </wp:inline>
              </w:drawing>
            </w:r>
          </w:p>
        </w:tc>
        <w:tc>
          <w:tcPr>
            <w:tcW w:w="4748"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5280" cy="1820545"/>
                  <wp:effectExtent l="0" t="0" r="0" b="0"/>
                  <wp:docPr id="8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 descr=""/>
                          <pic:cNvPicPr>
                            <a:picLocks noChangeAspect="1" noChangeArrowheads="1"/>
                          </pic:cNvPicPr>
                        </pic:nvPicPr>
                        <pic:blipFill>
                          <a:blip r:embed="rId89"/>
                          <a:srcRect l="-8" t="-12" r="-8" b="-12"/>
                          <a:stretch>
                            <a:fillRect/>
                          </a:stretch>
                        </pic:blipFill>
                        <pic:spPr bwMode="auto">
                          <a:xfrm>
                            <a:off x="0" y="0"/>
                            <a:ext cx="2875280" cy="1820545"/>
                          </a:xfrm>
                          <a:prstGeom prst="rect">
                            <a:avLst/>
                          </a:prstGeom>
                        </pic:spPr>
                      </pic:pic>
                    </a:graphicData>
                  </a:graphic>
                </wp:inline>
              </w:drawing>
            </w:r>
          </w:p>
        </w:tc>
      </w:tr>
      <w:tr>
        <w:trPr/>
        <w:tc>
          <w:tcPr>
            <w:tcW w:w="9496" w:type="dxa"/>
            <w:gridSpan w:val="2"/>
            <w:tcBorders/>
          </w:tcPr>
          <w:p>
            <w:pPr>
              <w:pStyle w:val="Normal"/>
              <w:keepNext w:val="true"/>
              <w:keepLines/>
              <w:spacing w:before="0" w:after="120"/>
              <w:jc w:val="center"/>
              <w:rPr/>
            </w:pPr>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31</w:t>
            </w:r>
            <w:r>
              <w:rPr>
                <w:szCs w:val="22"/>
                <w:rFonts w:eastAsia="Calibri"/>
                <w:lang w:val="en-US"/>
              </w:rPr>
              <w:fldChar w:fldCharType="end"/>
            </w:r>
            <w:r>
              <w:rPr>
                <w:rFonts w:eastAsia="Calibri"/>
                <w:szCs w:val="22"/>
                <w:lang w:val="en-US"/>
              </w:rPr>
              <w:t>: Frequency response for different overload points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_Ref401579446 \h </w:instrText>
      </w:r>
      <w:r>
        <w:rPr>
          <w:lang w:val="en-US"/>
        </w:rPr>
        <w:fldChar w:fldCharType="separate"/>
      </w:r>
      <w:r>
        <w:rPr>
          <w:lang w:val="en-US"/>
        </w:rPr>
        <w:t>Figure 1</w:t>
      </w:r>
      <w:r>
        <w:rPr>
          <w:lang w:val="en-US"/>
        </w:rPr>
        <w:fldChar w:fldCharType="end"/>
      </w:r>
      <w:r>
        <w:rPr>
          <w:lang w:val="en-US"/>
        </w:rPr>
        <w:t xml:space="preserve">. For the default and extra overload points,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p>
    <w:p>
      <w:pPr>
        <w:pStyle w:val="Normal"/>
        <w:rPr/>
      </w:pPr>
      <w:r>
        <w:rPr>
          <w:rFonts w:eastAsia="SimSun;宋体"/>
          <w:lang w:val="en-US" w:eastAsia="zh-CN"/>
        </w:rPr>
        <w:t>The results when using 1/3</w:t>
      </w:r>
      <w:r>
        <w:rPr>
          <w:rFonts w:eastAsia="SimSun;宋体"/>
          <w:vertAlign w:val="superscript"/>
          <w:lang w:val="en-US" w:eastAsia="zh-CN"/>
        </w:rPr>
        <w:t>rd</w:t>
      </w:r>
      <w:r>
        <w:rPr>
          <w:rFonts w:eastAsia="SimSun;宋体"/>
          <w:lang w:val="en-US" w:eastAsia="zh-CN"/>
        </w:rPr>
        <w:t xml:space="preserve"> octave instead of 1/12</w:t>
      </w:r>
      <w:r>
        <w:rPr>
          <w:rFonts w:eastAsia="SimSun;宋体"/>
          <w:vertAlign w:val="superscript"/>
          <w:lang w:val="en-US" w:eastAsia="zh-CN"/>
        </w:rPr>
        <w:t>th</w:t>
      </w:r>
      <w:r>
        <w:rPr>
          <w:rFonts w:eastAsia="SimSun;宋体"/>
          <w:lang w:val="en-US" w:eastAsia="zh-CN"/>
        </w:rPr>
        <w:t xml:space="preserve"> octave analysis are in </w:t>
      </w:r>
      <w:r>
        <w:rPr>
          <w:rFonts w:eastAsia="SimSun;宋体"/>
          <w:lang w:val="en-US" w:eastAsia="zh-CN"/>
        </w:rPr>
        <w:fldChar w:fldCharType="begin"/>
      </w:r>
      <w:r>
        <w:rPr>
          <w:rFonts w:eastAsia="SimSun;宋体"/>
          <w:lang w:val="en-US" w:eastAsia="zh-CN"/>
        </w:rPr>
        <w:instrText xml:space="preserve"> REF _Ref416286437 \h </w:instrText>
      </w:r>
      <w:r>
        <w:rPr>
          <w:rFonts w:eastAsia="SimSun;宋体"/>
          <w:lang w:val="en-US" w:eastAsia="zh-CN"/>
        </w:rPr>
        <w:fldChar w:fldCharType="separate"/>
      </w:r>
      <w:r>
        <w:rPr>
          <w:rFonts w:eastAsia="SimSun;宋体"/>
          <w:lang w:val="en-US" w:eastAsia="zh-CN"/>
        </w:rPr>
        <w:t>Figure 32</w:t>
      </w:r>
      <w:r>
        <w:rPr>
          <w:rFonts w:eastAsia="SimSun;宋体"/>
          <w:lang w:val="en-US" w:eastAsia="zh-CN"/>
        </w:rPr>
        <w:fldChar w:fldCharType="end"/>
      </w:r>
      <w:r>
        <w:rPr/>
        <w:t>.</w:t>
      </w:r>
    </w:p>
    <w:tbl>
      <w:tblPr>
        <w:tblW w:w="9480" w:type="dxa"/>
        <w:jc w:val="left"/>
        <w:tblInd w:w="-108" w:type="dxa"/>
        <w:tblLayout w:type="fixed"/>
        <w:tblCellMar>
          <w:top w:w="0" w:type="dxa"/>
          <w:left w:w="108" w:type="dxa"/>
          <w:bottom w:w="0" w:type="dxa"/>
          <w:right w:w="108" w:type="dxa"/>
        </w:tblCellMar>
      </w:tblPr>
      <w:tblGrid>
        <w:gridCol w:w="4740"/>
        <w:gridCol w:w="4740"/>
      </w:tblGrid>
      <w:tr>
        <w:trPr/>
        <w:tc>
          <w:tcPr>
            <w:tcW w:w="4740" w:type="dxa"/>
            <w:tcBorders/>
          </w:tcPr>
          <w:p>
            <w:pPr>
              <w:pStyle w:val="Normal"/>
              <w:keepNext w:val="true"/>
              <w:keepLines/>
              <w:spacing w:before="0" w:after="120"/>
              <w:rPr>
                <w:rFonts w:eastAsia="Calibri"/>
                <w:szCs w:val="22"/>
                <w:lang w:val="en-US"/>
              </w:rPr>
            </w:pPr>
            <w:r>
              <w:rPr>
                <w:rFonts w:eastAsia="Calibri" w:cs="Arial"/>
                <w:color w:val="0000FF"/>
                <w:kern w:val="2"/>
                <w:szCs w:val="22"/>
                <w:lang w:val="de-DE" w:eastAsia="en-US"/>
              </w:rPr>
              <w:drawing>
                <wp:inline distT="0" distB="0" distL="0" distR="0">
                  <wp:extent cx="2870200" cy="1817370"/>
                  <wp:effectExtent l="0" t="0" r="0" b="0"/>
                  <wp:docPr id="89" name="Bild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 12" descr=""/>
                          <pic:cNvPicPr>
                            <a:picLocks noChangeAspect="1" noChangeArrowheads="1"/>
                          </pic:cNvPicPr>
                        </pic:nvPicPr>
                        <pic:blipFill>
                          <a:blip r:embed="rId90"/>
                          <a:srcRect l="-8" t="-12" r="-8" b="-12"/>
                          <a:stretch>
                            <a:fillRect/>
                          </a:stretch>
                        </pic:blipFill>
                        <pic:spPr bwMode="auto">
                          <a:xfrm>
                            <a:off x="0" y="0"/>
                            <a:ext cx="2870200" cy="1817370"/>
                          </a:xfrm>
                          <a:prstGeom prst="rect">
                            <a:avLst/>
                          </a:prstGeom>
                        </pic:spPr>
                      </pic:pic>
                    </a:graphicData>
                  </a:graphic>
                </wp:inline>
              </w:drawing>
            </w:r>
          </w:p>
        </w:tc>
        <w:tc>
          <w:tcPr>
            <w:tcW w:w="4740" w:type="dxa"/>
            <w:tcBorders/>
          </w:tcPr>
          <w:p>
            <w:pPr>
              <w:pStyle w:val="Normal"/>
              <w:keepNext w:val="true"/>
              <w:keepLines/>
              <w:spacing w:before="0" w:after="120"/>
              <w:rPr>
                <w:rFonts w:eastAsia="Calibri"/>
                <w:szCs w:val="22"/>
                <w:lang w:val="en-US"/>
              </w:rPr>
            </w:pPr>
            <w:r>
              <w:rPr>
                <w:rFonts w:eastAsia="Calibri" w:cs="Arial"/>
                <w:color w:val="0000FF"/>
                <w:kern w:val="2"/>
                <w:szCs w:val="22"/>
                <w:lang w:val="de-DE" w:eastAsia="en-US"/>
              </w:rPr>
              <w:drawing>
                <wp:inline distT="0" distB="0" distL="0" distR="0">
                  <wp:extent cx="2870200" cy="1817370"/>
                  <wp:effectExtent l="0" t="0" r="0" b="0"/>
                  <wp:docPr id="90" name="Bild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d 13" descr=""/>
                          <pic:cNvPicPr>
                            <a:picLocks noChangeAspect="1" noChangeArrowheads="1"/>
                          </pic:cNvPicPr>
                        </pic:nvPicPr>
                        <pic:blipFill>
                          <a:blip r:embed="rId91"/>
                          <a:srcRect l="-8" t="-12" r="-8" b="-12"/>
                          <a:stretch>
                            <a:fillRect/>
                          </a:stretch>
                        </pic:blipFill>
                        <pic:spPr bwMode="auto">
                          <a:xfrm>
                            <a:off x="0" y="0"/>
                            <a:ext cx="2870200" cy="1817370"/>
                          </a:xfrm>
                          <a:prstGeom prst="rect">
                            <a:avLst/>
                          </a:prstGeom>
                        </pic:spPr>
                      </pic:pic>
                    </a:graphicData>
                  </a:graphic>
                </wp:inline>
              </w:drawing>
            </w:r>
          </w:p>
        </w:tc>
      </w:tr>
      <w:tr>
        <w:trPr/>
        <w:tc>
          <w:tcPr>
            <w:tcW w:w="4740" w:type="dxa"/>
            <w:tcBorders/>
          </w:tcPr>
          <w:p>
            <w:pPr>
              <w:pStyle w:val="Normal"/>
              <w:keepNext w:val="true"/>
              <w:keepLines/>
              <w:snapToGrid w:val="false"/>
              <w:spacing w:before="0" w:after="120"/>
              <w:jc w:val="center"/>
              <w:rPr>
                <w:rFonts w:eastAsia="Calibri"/>
                <w:szCs w:val="22"/>
                <w:lang w:val="en-US"/>
              </w:rPr>
            </w:pPr>
            <w:r>
              <w:rPr>
                <w:rFonts w:eastAsia="Calibri"/>
                <w:szCs w:val="22"/>
                <w:lang w:val="en-US"/>
              </w:rPr>
            </w:r>
          </w:p>
        </w:tc>
        <w:tc>
          <w:tcPr>
            <w:tcW w:w="4740" w:type="dxa"/>
            <w:tcBorders/>
          </w:tcPr>
          <w:p>
            <w:pPr>
              <w:pStyle w:val="Normal"/>
              <w:keepNext w:val="true"/>
              <w:keepLines/>
              <w:snapToGrid w:val="false"/>
              <w:spacing w:before="0" w:after="120"/>
              <w:jc w:val="center"/>
              <w:rPr>
                <w:rFonts w:eastAsia="Calibri"/>
                <w:szCs w:val="22"/>
                <w:lang w:val="en-US"/>
              </w:rPr>
            </w:pPr>
            <w:r>
              <w:rPr>
                <w:rFonts w:eastAsia="Calibri"/>
                <w:szCs w:val="22"/>
                <w:lang w:val="en-US"/>
              </w:rPr>
            </w:r>
          </w:p>
        </w:tc>
      </w:tr>
      <w:tr>
        <w:trPr/>
        <w:tc>
          <w:tcPr>
            <w:tcW w:w="9480" w:type="dxa"/>
            <w:gridSpan w:val="2"/>
            <w:tcBorders/>
          </w:tcPr>
          <w:p>
            <w:pPr>
              <w:pStyle w:val="Normal"/>
              <w:keepNext w:val="true"/>
              <w:keepLines/>
              <w:jc w:val="center"/>
              <w:rPr/>
            </w:pPr>
            <w:bookmarkStart w:id="57" w:name="_Ref416286437"/>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32</w:t>
            </w:r>
            <w:r>
              <w:rPr>
                <w:szCs w:val="22"/>
                <w:rFonts w:eastAsia="Calibri"/>
              </w:rPr>
              <w:fldChar w:fldCharType="end"/>
            </w:r>
            <w:bookmarkEnd w:id="57"/>
            <w:r>
              <w:rPr>
                <w:rFonts w:eastAsia="Calibri"/>
                <w:szCs w:val="22"/>
                <w:lang w:val="en-US"/>
              </w:rPr>
              <w:t>: Frequency response EVS NB in 1/3</w:t>
            </w:r>
            <w:r>
              <w:rPr>
                <w:rFonts w:eastAsia="Calibri"/>
                <w:szCs w:val="22"/>
                <w:vertAlign w:val="superscript"/>
                <w:lang w:val="en-US"/>
              </w:rPr>
              <w:t>rd</w:t>
            </w:r>
            <w:r>
              <w:rPr>
                <w:rFonts w:eastAsia="Calibri"/>
                <w:szCs w:val="22"/>
                <w:lang w:val="en-US"/>
              </w:rPr>
              <w:t xml:space="preserve"> Oct. for different overload points with P.501 speech signals</w:t>
            </w:r>
          </w:p>
          <w:p>
            <w:pPr>
              <w:pStyle w:val="Normal"/>
              <w:keepNext w:val="true"/>
              <w:keepLines/>
              <w:spacing w:before="0" w:after="120"/>
              <w:jc w:val="center"/>
              <w:rPr>
                <w:rFonts w:eastAsia="Calibri"/>
                <w:szCs w:val="22"/>
                <w:lang w:val="en-US"/>
              </w:rPr>
            </w:pPr>
            <w:r>
              <w:rPr>
                <w:rFonts w:eastAsia="Calibri"/>
                <w:szCs w:val="22"/>
                <w:lang w:val="en-US"/>
              </w:rPr>
            </w:r>
          </w:p>
        </w:tc>
      </w:tr>
    </w:tbl>
    <w:p>
      <w:pPr>
        <w:pStyle w:val="Heading3"/>
        <w:ind w:left="737" w:hanging="737"/>
        <w:rPr/>
      </w:pPr>
      <w:r>
        <w:rPr/>
        <w:tab/>
        <w:t>Frequency response with composite source signal (CSS)</w:t>
      </w:r>
    </w:p>
    <w:p>
      <w:pPr>
        <w:pStyle w:val="Normal"/>
        <w:rPr/>
      </w:pPr>
      <w:r>
        <w:rPr>
          <w:lang w:val="en-US"/>
        </w:rPr>
        <w:t xml:space="preserve">The following results are produced by applying the measurement instructions according to clause 7.3.2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signal</w:t>
      </w:r>
      <w:r>
        <w:rPr/>
        <w:t xml:space="preserve"> is used as a reference for the calculation.</w:t>
      </w:r>
    </w:p>
    <w:tbl>
      <w:tblPr>
        <w:tblW w:w="9488" w:type="dxa"/>
        <w:jc w:val="left"/>
        <w:tblInd w:w="-108" w:type="dxa"/>
        <w:tblLayout w:type="fixed"/>
        <w:tblCellMar>
          <w:top w:w="0" w:type="dxa"/>
          <w:left w:w="108" w:type="dxa"/>
          <w:bottom w:w="0" w:type="dxa"/>
          <w:right w:w="108" w:type="dxa"/>
        </w:tblCellMar>
      </w:tblPr>
      <w:tblGrid>
        <w:gridCol w:w="4744"/>
        <w:gridCol w:w="4744"/>
      </w:tblGrid>
      <w:tr>
        <w:trPr/>
        <w:tc>
          <w:tcPr>
            <w:tcW w:w="4744"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5280" cy="1820545"/>
                  <wp:effectExtent l="0" t="0" r="0" b="0"/>
                  <wp:docPr id="9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 descr=""/>
                          <pic:cNvPicPr>
                            <a:picLocks noChangeAspect="1" noChangeArrowheads="1"/>
                          </pic:cNvPicPr>
                        </pic:nvPicPr>
                        <pic:blipFill>
                          <a:blip r:embed="rId92"/>
                          <a:srcRect l="-8" t="-12" r="-8" b="-12"/>
                          <a:stretch>
                            <a:fillRect/>
                          </a:stretch>
                        </pic:blipFill>
                        <pic:spPr bwMode="auto">
                          <a:xfrm>
                            <a:off x="0" y="0"/>
                            <a:ext cx="2875280" cy="1820545"/>
                          </a:xfrm>
                          <a:prstGeom prst="rect">
                            <a:avLst/>
                          </a:prstGeom>
                        </pic:spPr>
                      </pic:pic>
                    </a:graphicData>
                  </a:graphic>
                </wp:inline>
              </w:drawing>
            </w:r>
          </w:p>
        </w:tc>
        <w:tc>
          <w:tcPr>
            <w:tcW w:w="4744"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5280" cy="1820545"/>
                  <wp:effectExtent l="0" t="0" r="0" b="0"/>
                  <wp:docPr id="9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 descr=""/>
                          <pic:cNvPicPr>
                            <a:picLocks noChangeAspect="1" noChangeArrowheads="1"/>
                          </pic:cNvPicPr>
                        </pic:nvPicPr>
                        <pic:blipFill>
                          <a:blip r:embed="rId93"/>
                          <a:srcRect l="-8" t="-12" r="-8" b="-12"/>
                          <a:stretch>
                            <a:fillRect/>
                          </a:stretch>
                        </pic:blipFill>
                        <pic:spPr bwMode="auto">
                          <a:xfrm>
                            <a:off x="0" y="0"/>
                            <a:ext cx="2875280" cy="1820545"/>
                          </a:xfrm>
                          <a:prstGeom prst="rect">
                            <a:avLst/>
                          </a:prstGeom>
                        </pic:spPr>
                      </pic:pic>
                    </a:graphicData>
                  </a:graphic>
                </wp:inline>
              </w:drawing>
            </w:r>
          </w:p>
        </w:tc>
      </w:tr>
      <w:tr>
        <w:trPr/>
        <w:tc>
          <w:tcPr>
            <w:tcW w:w="4744"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5280" cy="1820545"/>
                  <wp:effectExtent l="0" t="0" r="0" b="0"/>
                  <wp:docPr id="9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 descr=""/>
                          <pic:cNvPicPr>
                            <a:picLocks noChangeAspect="1" noChangeArrowheads="1"/>
                          </pic:cNvPicPr>
                        </pic:nvPicPr>
                        <pic:blipFill>
                          <a:blip r:embed="rId94"/>
                          <a:srcRect l="-8" t="-12" r="-8" b="-12"/>
                          <a:stretch>
                            <a:fillRect/>
                          </a:stretch>
                        </pic:blipFill>
                        <pic:spPr bwMode="auto">
                          <a:xfrm>
                            <a:off x="0" y="0"/>
                            <a:ext cx="2875280" cy="1820545"/>
                          </a:xfrm>
                          <a:prstGeom prst="rect">
                            <a:avLst/>
                          </a:prstGeom>
                        </pic:spPr>
                      </pic:pic>
                    </a:graphicData>
                  </a:graphic>
                </wp:inline>
              </w:drawing>
            </w:r>
          </w:p>
        </w:tc>
        <w:tc>
          <w:tcPr>
            <w:tcW w:w="4744"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5280" cy="1820545"/>
                  <wp:effectExtent l="0" t="0" r="0" b="0"/>
                  <wp:docPr id="9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descr=""/>
                          <pic:cNvPicPr>
                            <a:picLocks noChangeAspect="1" noChangeArrowheads="1"/>
                          </pic:cNvPicPr>
                        </pic:nvPicPr>
                        <pic:blipFill>
                          <a:blip r:embed="rId95"/>
                          <a:srcRect l="-8" t="-12" r="-8" b="-12"/>
                          <a:stretch>
                            <a:fillRect/>
                          </a:stretch>
                        </pic:blipFill>
                        <pic:spPr bwMode="auto">
                          <a:xfrm>
                            <a:off x="0" y="0"/>
                            <a:ext cx="2875280" cy="1820545"/>
                          </a:xfrm>
                          <a:prstGeom prst="rect">
                            <a:avLst/>
                          </a:prstGeom>
                        </pic:spPr>
                      </pic:pic>
                    </a:graphicData>
                  </a:graphic>
                </wp:inline>
              </w:drawing>
            </w:r>
          </w:p>
        </w:tc>
      </w:tr>
      <w:tr>
        <w:trPr/>
        <w:tc>
          <w:tcPr>
            <w:tcW w:w="9488" w:type="dxa"/>
            <w:gridSpan w:val="2"/>
            <w:tcBorders/>
          </w:tcPr>
          <w:p>
            <w:pPr>
              <w:pStyle w:val="Normal"/>
              <w:keepNext w:val="true"/>
              <w:keepLines/>
              <w:spacing w:before="0" w:after="120"/>
              <w:jc w:val="center"/>
              <w:rPr/>
            </w:pPr>
            <w:bookmarkStart w:id="58" w:name="_Ref41628639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33</w:t>
            </w:r>
            <w:r>
              <w:rPr>
                <w:szCs w:val="22"/>
                <w:rFonts w:eastAsia="Calibri"/>
                <w:lang w:val="en-US"/>
              </w:rPr>
              <w:fldChar w:fldCharType="end"/>
            </w:r>
            <w:bookmarkEnd w:id="58"/>
            <w:r>
              <w:rPr>
                <w:rFonts w:eastAsia="Calibri"/>
                <w:szCs w:val="22"/>
                <w:lang w:val="en-US"/>
              </w:rPr>
              <w:t>: Frequency response for different overload points</w:t>
            </w:r>
          </w:p>
        </w:tc>
      </w:tr>
    </w:tbl>
    <w:p>
      <w:pPr>
        <w:pStyle w:val="Normal"/>
        <w:rPr>
          <w:lang w:val="en-US"/>
        </w:rPr>
      </w:pPr>
      <w:r>
        <w:rPr>
          <w:lang w:val="en-US"/>
        </w:rPr>
      </w:r>
    </w:p>
    <w:p>
      <w:pPr>
        <w:pStyle w:val="Normal"/>
        <w:rPr>
          <w:lang w:val="en-US"/>
          <w:del w:id="73" w:author="Gie" w:date="2015-04-14T18:27:00Z"/>
        </w:rPr>
      </w:pPr>
      <w:r>
        <w:rPr>
          <w:lang w:val="en-US"/>
        </w:rPr>
        <w:t xml:space="preserve">The results of this analysis are shown in </w:t>
      </w:r>
      <w:r>
        <w:rPr>
          <w:lang w:val="en-US"/>
        </w:rPr>
        <w:fldChar w:fldCharType="begin"/>
      </w:r>
      <w:r>
        <w:rPr>
          <w:lang w:val="en-US"/>
        </w:rPr>
        <w:instrText xml:space="preserve"> REF _Ref416286394 \h </w:instrText>
      </w:r>
      <w:r>
        <w:rPr>
          <w:lang w:val="en-US"/>
        </w:rPr>
        <w:fldChar w:fldCharType="separate"/>
      </w:r>
      <w:r>
        <w:rPr>
          <w:lang w:val="en-US"/>
        </w:rPr>
        <w:t>Figure 33</w:t>
      </w:r>
      <w:r>
        <w:rPr>
          <w:lang w:val="en-US"/>
        </w:rPr>
        <w:fldChar w:fldCharType="end"/>
      </w:r>
      <w:r>
        <w:rPr>
          <w:lang w:val="en-US"/>
        </w:rPr>
        <w:t>. For</w:t>
      </w:r>
      <w:ins w:id="62" w:author="Gie" w:date="2015-04-14T18:26:00Z">
        <w:r>
          <w:rPr>
            <w:lang w:val="en-US"/>
          </w:rPr>
          <w:t xml:space="preserve"> none of</w:t>
        </w:r>
      </w:ins>
      <w:r>
        <w:rPr>
          <w:lang w:val="en-US"/>
        </w:rPr>
        <w:t xml:space="preserve"> the</w:t>
      </w:r>
      <w:del w:id="63" w:author="Gie" w:date="2015-04-14T18:26:00Z">
        <w:r>
          <w:rPr>
            <w:lang w:val="en-US"/>
          </w:rPr>
          <w:delText xml:space="preserve"> default</w:delText>
        </w:r>
      </w:del>
      <w:r>
        <w:rPr>
          <w:lang w:val="en-US"/>
        </w:rPr>
        <w:t xml:space="preserve"> overload points, the codec</w:t>
      </w:r>
      <w:del w:id="64" w:author="Gie" w:date="2015-04-14T18:26:00Z">
        <w:r>
          <w:rPr>
            <w:lang w:val="en-US"/>
          </w:rPr>
          <w:delText xml:space="preserve"> does not</w:delText>
        </w:r>
      </w:del>
      <w:r>
        <w:rPr>
          <w:lang w:val="en-US"/>
        </w:rPr>
        <w:t xml:space="preserve"> violat</w:t>
      </w:r>
      <w:ins w:id="65" w:author="Gie" w:date="2015-04-14T18:26:00Z">
        <w:r>
          <w:rPr>
            <w:lang w:val="en-US"/>
          </w:rPr>
          <w:t>e</w:t>
        </w:r>
      </w:ins>
      <w:r>
        <w:rPr>
          <w:lang w:val="en-US"/>
        </w:rPr>
        <w:t>s the given tolerance schem</w:t>
      </w:r>
      <w:ins w:id="66" w:author="Gie" w:date="2015-04-14T18:26:00Z">
        <w:r>
          <w:rPr>
            <w:lang w:val="en-US"/>
          </w:rPr>
          <w:t>e. This applie</w:t>
        </w:r>
      </w:ins>
      <w:r>
        <w:rPr>
          <w:lang w:val="en-US"/>
        </w:rPr>
        <w:t>s for all bit rates</w:t>
      </w:r>
      <w:del w:id="67" w:author="Gie" w:date="2015-04-14T18:27:00Z">
        <w:r>
          <w:rPr>
            <w:lang w:val="en-US"/>
          </w:rPr>
          <w:delText>.</w:delText>
        </w:r>
      </w:del>
      <w:del w:id="68" w:author="Gie" w:date="2015-04-14T18:08:00Z">
        <w:r>
          <w:rPr>
            <w:lang w:val="en-US"/>
          </w:rPr>
          <w:delText xml:space="preserve"> In contrast to the results with real speech, the frequency responses for the extra overload points, i.e., with additional attenuation of the source signal</w:delText>
        </w:r>
      </w:del>
      <w:del w:id="69" w:author="Gie" w:date="2015-04-14T18:09:00Z">
        <w:r>
          <w:rPr>
            <w:lang w:val="en-US"/>
          </w:rPr>
          <w:delText>, violate</w:delText>
        </w:r>
      </w:del>
      <w:del w:id="70" w:author="Gie" w:date="2015-04-14T18:27:00Z">
        <w:r>
          <w:rPr>
            <w:lang w:val="en-US"/>
          </w:rPr>
          <w:delText xml:space="preserve"> the given tolerance scheme</w:delText>
        </w:r>
      </w:del>
      <w:del w:id="71" w:author="Gie" w:date="2015-04-14T18:09:00Z">
        <w:r>
          <w:rPr>
            <w:lang w:val="en-US"/>
          </w:rPr>
          <w:delText xml:space="preserve"> several times. Especially for low bit rates (red/green curves) the codec does not perform well</w:delText>
        </w:r>
      </w:del>
      <w:del w:id="72" w:author="Gie" w:date="2015-04-14T18:27:00Z">
        <w:r>
          <w:rPr>
            <w:lang w:val="en-US"/>
          </w:rPr>
          <w:delText>.</w:delText>
        </w:r>
      </w:del>
    </w:p>
    <w:p>
      <w:pPr>
        <w:pStyle w:val="Normal"/>
        <w:widowControl w:val="false"/>
        <w:bidi w:val="0"/>
        <w:spacing w:lineRule="atLeast" w:line="240" w:before="0" w:after="120"/>
        <w:rPr/>
      </w:pPr>
      <w:r>
        <w:rPr/>
        <w:tab/>
        <w:t>Idle noise generated with activation and digital zero input</w:t>
      </w:r>
    </w:p>
    <w:p>
      <w:pPr>
        <w:pStyle w:val="Normal"/>
        <w:rPr/>
      </w:pPr>
      <w:r>
        <w:rPr>
          <w:lang w:val="en-US"/>
        </w:rPr>
        <w:t xml:space="preserve">The following results are produced by applying the measurement instructions and requirements according to clause 7.3.2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This includes an activation of the device under test with a CSS burst before the measured idle segment</w:t>
      </w:r>
      <w:r>
        <w:rPr/>
        <w:t>.</w:t>
      </w:r>
    </w:p>
    <w:tbl>
      <w:tblPr>
        <w:tblW w:w="9496" w:type="dxa"/>
        <w:jc w:val="left"/>
        <w:tblInd w:w="-108" w:type="dxa"/>
        <w:tblLayout w:type="fixed"/>
        <w:tblCellMar>
          <w:top w:w="0" w:type="dxa"/>
          <w:left w:w="108" w:type="dxa"/>
          <w:bottom w:w="0" w:type="dxa"/>
          <w:right w:w="108" w:type="dxa"/>
        </w:tblCellMar>
      </w:tblPr>
      <w:tblGrid>
        <w:gridCol w:w="4748"/>
        <w:gridCol w:w="4748"/>
      </w:tblGrid>
      <w:tr>
        <w:trPr/>
        <w:tc>
          <w:tcPr>
            <w:tcW w:w="4748"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7185" cy="1809115"/>
                  <wp:effectExtent l="0" t="0" r="0" b="0"/>
                  <wp:docPr id="9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0" descr=""/>
                          <pic:cNvPicPr>
                            <a:picLocks noChangeAspect="1" noChangeArrowheads="1"/>
                          </pic:cNvPicPr>
                        </pic:nvPicPr>
                        <pic:blipFill>
                          <a:blip r:embed="rId96"/>
                          <a:srcRect l="-8" t="-12" r="-8" b="-12"/>
                          <a:stretch>
                            <a:fillRect/>
                          </a:stretch>
                        </pic:blipFill>
                        <pic:spPr bwMode="auto">
                          <a:xfrm>
                            <a:off x="0" y="0"/>
                            <a:ext cx="2877185" cy="1809115"/>
                          </a:xfrm>
                          <a:prstGeom prst="rect">
                            <a:avLst/>
                          </a:prstGeom>
                        </pic:spPr>
                      </pic:pic>
                    </a:graphicData>
                  </a:graphic>
                </wp:inline>
              </w:drawing>
            </w:r>
          </w:p>
        </w:tc>
        <w:tc>
          <w:tcPr>
            <w:tcW w:w="4748"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7185" cy="1809115"/>
                  <wp:effectExtent l="0" t="0" r="0" b="0"/>
                  <wp:docPr id="9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1" descr=""/>
                          <pic:cNvPicPr>
                            <a:picLocks noChangeAspect="1" noChangeArrowheads="1"/>
                          </pic:cNvPicPr>
                        </pic:nvPicPr>
                        <pic:blipFill>
                          <a:blip r:embed="rId97"/>
                          <a:srcRect l="-8" t="-12" r="-8" b="-12"/>
                          <a:stretch>
                            <a:fillRect/>
                          </a:stretch>
                        </pic:blipFill>
                        <pic:spPr bwMode="auto">
                          <a:xfrm>
                            <a:off x="0" y="0"/>
                            <a:ext cx="2877185" cy="1809115"/>
                          </a:xfrm>
                          <a:prstGeom prst="rect">
                            <a:avLst/>
                          </a:prstGeom>
                        </pic:spPr>
                      </pic:pic>
                    </a:graphicData>
                  </a:graphic>
                </wp:inline>
              </w:drawing>
            </w:r>
          </w:p>
        </w:tc>
      </w:tr>
      <w:tr>
        <w:trPr/>
        <w:tc>
          <w:tcPr>
            <w:tcW w:w="9496" w:type="dxa"/>
            <w:gridSpan w:val="2"/>
            <w:tcBorders/>
          </w:tcPr>
          <w:p>
            <w:pPr>
              <w:pStyle w:val="Normal"/>
              <w:keepNext w:val="true"/>
              <w:keepLines/>
              <w:spacing w:before="0" w:after="120"/>
              <w:jc w:val="center"/>
              <w:rPr>
                <w:rFonts w:eastAsia="Calibri"/>
                <w:szCs w:val="22"/>
                <w:lang w:val="en-US"/>
              </w:rPr>
            </w:pPr>
            <w:bookmarkStart w:id="59" w:name="_Ref416286520"/>
            <w:r>
              <w:rPr>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34</w:t>
            </w:r>
            <w:r>
              <w:rPr>
                <w:szCs w:val="22"/>
                <w:rFonts w:eastAsia="Calibri"/>
                <w:lang w:val="en-US"/>
              </w:rPr>
              <w:fldChar w:fldCharType="end"/>
            </w:r>
            <w:bookmarkEnd w:id="59"/>
            <w:r>
              <w:rPr>
                <w:lang w:val="en-US"/>
              </w:rPr>
              <w:t>: Idle noise spectrum with activation for different overload points</w:t>
            </w:r>
          </w:p>
        </w:tc>
      </w:tr>
    </w:tbl>
    <w:p>
      <w:pPr>
        <w:pStyle w:val="Normal"/>
        <w:rPr>
          <w:lang w:val="en-US"/>
        </w:rPr>
      </w:pPr>
      <w:r>
        <w:rPr>
          <w:lang w:val="en-US"/>
        </w:rPr>
      </w:r>
    </w:p>
    <w:p>
      <w:pPr>
        <w:pStyle w:val="Normal"/>
        <w:rPr>
          <w:lang w:val="en-US"/>
        </w:rPr>
      </w:pPr>
      <w:r>
        <w:rPr>
          <w:lang w:val="en-US"/>
        </w:rPr>
        <w:t xml:space="preserve">Neither in the frequency representation shown in </w:t>
      </w:r>
      <w:r>
        <w:rPr>
          <w:lang w:val="en-US"/>
        </w:rPr>
        <w:fldChar w:fldCharType="begin"/>
      </w:r>
      <w:r>
        <w:rPr>
          <w:lang w:val="en-US"/>
        </w:rPr>
        <w:instrText xml:space="preserve"> REF _Ref416286520 \h </w:instrText>
      </w:r>
      <w:r>
        <w:rPr>
          <w:lang w:val="en-US"/>
        </w:rPr>
        <w:fldChar w:fldCharType="separate"/>
      </w:r>
      <w:r>
        <w:rPr>
          <w:lang w:val="en-US"/>
        </w:rPr>
        <w:t>Figure 34</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_Ref416286616 \h </w:instrText>
      </w:r>
      <w:r>
        <w:rPr>
          <w:lang w:val="en-US"/>
        </w:rPr>
        <w:fldChar w:fldCharType="separate"/>
      </w:r>
      <w:r>
        <w:rPr>
          <w:lang w:val="en-US"/>
        </w:rPr>
        <w:t>Table 11</w:t>
      </w:r>
      <w:r>
        <w:rPr>
          <w:lang w:val="en-US"/>
        </w:rPr>
        <w:fldChar w:fldCharType="end"/>
      </w:r>
      <w:r>
        <w:rPr>
          <w:lang w:val="en-US"/>
        </w:rPr>
        <w:t xml:space="preserve">, a violation of the requirements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can be observed for any narrowband bit rate.</w:t>
      </w:r>
    </w:p>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60" w:after="60"/>
              <w:jc w:val="right"/>
              <w:rPr>
                <w:lang w:eastAsia="de-DE"/>
              </w:rPr>
            </w:pPr>
            <w:r>
              <w:rPr>
                <w:lang w:eastAsia="de-DE"/>
              </w:rPr>
            </w:r>
          </w:p>
        </w:tc>
        <w:tc>
          <w:tcPr>
            <w:tcW w:w="2494"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center"/>
              <w:rPr>
                <w:lang w:eastAsia="de-DE"/>
              </w:rPr>
            </w:pPr>
            <w:r>
              <w:rPr>
                <w:lang w:eastAsia="de-DE"/>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eastAsia="de-DE"/>
              </w:rPr>
            </w:pPr>
            <w:r>
              <w:rPr>
                <w:lang w:eastAsia="de-DE"/>
              </w:rPr>
              <w:t>bit rate</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eastAsia="de-DE"/>
              </w:rPr>
            </w:pPr>
            <w:r>
              <w:rPr>
                <w:lang w:eastAsia="de-DE"/>
              </w:rPr>
              <w:t>3.0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eastAsia="de-DE"/>
              </w:rPr>
            </w:pPr>
            <w:r>
              <w:rPr>
                <w:lang w:eastAsia="de-DE"/>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-93.3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-89.9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-100.9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-97.3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-100.1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-94.7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-92.0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-108.5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-94.0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-91.7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-107.2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eastAsia="de-DE"/>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-91.6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eastAsia="Calibri"/>
              </w:rPr>
            </w:pPr>
            <w:r>
              <w:rPr/>
              <w:t>-109.8</w:t>
            </w:r>
          </w:p>
        </w:tc>
      </w:tr>
    </w:tbl>
    <w:p>
      <w:pPr>
        <w:pStyle w:val="Normal"/>
        <w:keepNext w:val="true"/>
        <w:keepLines/>
        <w:jc w:val="center"/>
        <w:rPr>
          <w:lang w:val="en-US"/>
        </w:rPr>
      </w:pPr>
      <w:bookmarkStart w:id="60" w:name="_Ref416286616"/>
      <w:r>
        <w:rPr>
          <w:lang w:val="en-US"/>
        </w:rPr>
        <w:t xml:space="preserve">Table </w:t>
      </w:r>
      <w:r>
        <w:rPr/>
        <w:fldChar w:fldCharType="begin"/>
      </w:r>
      <w:r>
        <w:rPr/>
        <w:instrText xml:space="preserve"> SEQ Table \* ARABIC </w:instrText>
      </w:r>
      <w:r>
        <w:rPr/>
        <w:fldChar w:fldCharType="separate"/>
      </w:r>
      <w:r>
        <w:rPr/>
        <w:t>11</w:t>
      </w:r>
      <w:r>
        <w:rPr/>
        <w:fldChar w:fldCharType="end"/>
      </w:r>
      <w:bookmarkEnd w:id="60"/>
      <w:r>
        <w:rPr>
          <w:lang w:val="en-US"/>
        </w:rPr>
        <w:t>: Idle noise levels with activation in dB(A) (requirement: -57.0 dB(A))</w:t>
      </w:r>
    </w:p>
    <w:p>
      <w:pPr>
        <w:pStyle w:val="Normal"/>
        <w:rPr>
          <w:lang w:val="en-US"/>
        </w:rPr>
      </w:pPr>
      <w:r>
        <w:rPr>
          <w:lang w:val="en-US"/>
        </w:rPr>
      </w:r>
    </w:p>
    <w:p>
      <w:pPr>
        <w:pStyle w:val="Heading3"/>
        <w:ind w:left="737" w:hanging="737"/>
        <w:rPr/>
      </w:pPr>
      <w:r>
        <w:rPr/>
        <w:tab/>
        <w:t>Idle noise generated with activation and dithering noise</w:t>
      </w:r>
    </w:p>
    <w:p>
      <w:pPr>
        <w:pStyle w:val="Normal"/>
        <w:rPr/>
      </w:pPr>
      <w:r>
        <w:rPr>
          <w:lang w:val="en-US"/>
        </w:rPr>
        <w:t xml:space="preserve">The original measurement described in section </w:t>
      </w:r>
      <w:r>
        <w:rPr>
          <w:lang w:val="en-US"/>
        </w:rPr>
        <w:fldChar w:fldCharType="begin"/>
      </w:r>
      <w:r>
        <w:rPr>
          <w:lang w:val="en-US"/>
        </w:rPr>
        <w:instrText xml:space="preserve"> REF _Ref401243459 \r \h </w:instrText>
      </w:r>
      <w:r>
        <w:rPr>
          <w:lang w:val="en-US"/>
        </w:rPr>
        <w:fldChar w:fldCharType="separate"/>
      </w:r>
      <w:r>
        <w:rPr>
          <w:lang w:val="en-US"/>
        </w:rPr>
        <w:t>3.2.2.1</w:t>
      </w:r>
      <w:r>
        <w:rPr>
          <w:lang w:val="en-US"/>
        </w:rPr>
        <w:fldChar w:fldCharType="end"/>
      </w:r>
      <w:r>
        <w:rPr/>
        <w:t xml:space="preserve"> 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2 was used.</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97" name="Bild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 20" descr=""/>
                          <pic:cNvPicPr>
                            <a:picLocks noChangeAspect="1" noChangeArrowheads="1"/>
                          </pic:cNvPicPr>
                        </pic:nvPicPr>
                        <pic:blipFill>
                          <a:blip r:embed="rId98"/>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98" name="Bild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 21" descr=""/>
                          <pic:cNvPicPr>
                            <a:picLocks noChangeAspect="1" noChangeArrowheads="1"/>
                          </pic:cNvPicPr>
                        </pic:nvPicPr>
                        <pic:blipFill>
                          <a:blip r:embed="rId99"/>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pPr>
            <w:bookmarkStart w:id="61" w:name="_Ref416286941"/>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35</w:t>
            </w:r>
            <w:r>
              <w:rPr>
                <w:szCs w:val="22"/>
                <w:rFonts w:eastAsia="Calibri"/>
                <w:lang w:val="en-US"/>
              </w:rPr>
              <w:fldChar w:fldCharType="end"/>
            </w:r>
            <w:bookmarkEnd w:id="61"/>
            <w:r>
              <w:rPr>
                <w:rFonts w:eastAsia="Calibri"/>
                <w:szCs w:val="22"/>
                <w:lang w:val="en-US"/>
              </w:rPr>
              <w:t xml:space="preserve">: Idle noise spectrum with </w:t>
            </w:r>
            <w:r>
              <w:rPr/>
              <w:t xml:space="preserve">activation and </w:t>
            </w:r>
            <w:r>
              <w:rPr>
                <w:rFonts w:eastAsia="Calibri"/>
                <w:szCs w:val="22"/>
                <w:lang w:val="en-US"/>
              </w:rPr>
              <w:t>1-bit dithering noise</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99" name="Bild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 22" descr=""/>
                          <pic:cNvPicPr>
                            <a:picLocks noChangeAspect="1" noChangeArrowheads="1"/>
                          </pic:cNvPicPr>
                        </pic:nvPicPr>
                        <pic:blipFill>
                          <a:blip r:embed="rId100"/>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00" name="Bild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 23" descr=""/>
                          <pic:cNvPicPr>
                            <a:picLocks noChangeAspect="1" noChangeArrowheads="1"/>
                          </pic:cNvPicPr>
                        </pic:nvPicPr>
                        <pic:blipFill>
                          <a:blip r:embed="rId101"/>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pPr>
            <w:bookmarkStart w:id="62" w:name="_Ref416286951"/>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36</w:t>
            </w:r>
            <w:r>
              <w:rPr>
                <w:szCs w:val="22"/>
                <w:rFonts w:eastAsia="Calibri"/>
                <w:lang w:val="en-US"/>
              </w:rPr>
              <w:fldChar w:fldCharType="end"/>
            </w:r>
            <w:bookmarkEnd w:id="62"/>
            <w:r>
              <w:rPr>
                <w:rFonts w:eastAsia="Calibri"/>
                <w:szCs w:val="22"/>
                <w:lang w:val="en-US"/>
              </w:rPr>
              <w:t xml:space="preserve">: Idle noise spectrum with </w:t>
            </w:r>
            <w:r>
              <w:rPr/>
              <w:t xml:space="preserve">activation and </w:t>
            </w:r>
            <w:r>
              <w:rPr>
                <w:rFonts w:eastAsia="Calibri"/>
                <w:szCs w:val="22"/>
                <w:lang w:val="en-US"/>
              </w:rPr>
              <w:t>2-bit dithering noise</w:t>
            </w:r>
          </w:p>
        </w:tc>
      </w:tr>
    </w:tbl>
    <w:p>
      <w:pPr>
        <w:pStyle w:val="Normal"/>
        <w:rPr/>
      </w:pPr>
      <w:r>
        <w:rPr/>
      </w:r>
    </w:p>
    <w:tbl>
      <w:tblPr>
        <w:tblW w:w="8843" w:type="dxa"/>
        <w:jc w:val="center"/>
        <w:tblInd w:w="0" w:type="dxa"/>
        <w:tblLayout w:type="fixed"/>
        <w:tblCellMar>
          <w:top w:w="0" w:type="dxa"/>
          <w:left w:w="70" w:type="dxa"/>
          <w:bottom w:w="0" w:type="dxa"/>
          <w:right w:w="70"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rPr>
                <w:rFonts w:cs="Arial"/>
                <w:color w:val="000000"/>
                <w:szCs w:val="22"/>
                <w:lang w:val="en-US" w:eastAsia="de-DE"/>
              </w:rPr>
            </w:pPr>
            <w:r>
              <w:rPr>
                <w:rFonts w:cs="Arial"/>
                <w:color w:val="000000"/>
                <w:szCs w:val="22"/>
                <w:lang w:val="en-US" w:eastAsia="de-DE"/>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eastAsia="de-DE"/>
              </w:rPr>
            </w:pPr>
            <w:r>
              <w:rPr>
                <w:rFonts w:cs="Arial"/>
                <w:color w:val="000000"/>
                <w:szCs w:val="22"/>
                <w:lang w:eastAsia="de-DE"/>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eastAsia="de-DE"/>
              </w:rPr>
            </w:pPr>
            <w:r>
              <w:rPr>
                <w:rFonts w:cs="Arial"/>
                <w:color w:val="000000"/>
                <w:szCs w:val="22"/>
                <w:lang w:eastAsia="de-DE"/>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eastAsia="de-DE"/>
              </w:rPr>
            </w:pPr>
            <w:r>
              <w:rPr>
                <w:rFonts w:cs="Arial"/>
                <w:color w:val="000000"/>
                <w:szCs w:val="22"/>
                <w:lang w:eastAsia="de-DE"/>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eastAsia="de-DE"/>
              </w:rPr>
            </w:pPr>
            <w:r>
              <w:rPr>
                <w:rFonts w:cs="Arial"/>
                <w:color w:val="000000"/>
                <w:szCs w:val="22"/>
                <w:lang w:eastAsia="de-DE"/>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eastAsia="de-DE"/>
              </w:rPr>
            </w:pPr>
            <w:r>
              <w:rPr>
                <w:rFonts w:cs="Arial"/>
                <w:color w:val="000000"/>
                <w:szCs w:val="22"/>
                <w:lang w:eastAsia="de-DE"/>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-93.3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-89.9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-85.0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-79.1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-79.6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-73.3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-100.9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-97.3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-79.5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-80.6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-81.4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-75.6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-100.1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-94.7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-86.7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-79.9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-81.1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-75.1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-92.0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-108.5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-90.3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-85.9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-88.9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-82.9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-94.0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-85.9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-79.0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-74.2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-91.7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-107.2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-89.3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-83.3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-76.1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eastAsia="de-DE"/>
              </w:rPr>
            </w:pPr>
            <w:r>
              <w:rPr>
                <w:rFonts w:cs="Arial"/>
                <w:color w:val="000000"/>
                <w:szCs w:val="22"/>
                <w:lang w:eastAsia="de-DE"/>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-91.6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-109.8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-88.7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-82.6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-81.2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eastAsia="de-DE"/>
              </w:rPr>
            </w:pPr>
            <w:r>
              <w:rPr/>
              <w:t>-75.2</w:t>
            </w:r>
          </w:p>
        </w:tc>
      </w:tr>
    </w:tbl>
    <w:p>
      <w:pPr>
        <w:pStyle w:val="Normal"/>
        <w:keepNext w:val="true"/>
        <w:keepLines/>
        <w:jc w:val="center"/>
        <w:rPr>
          <w:lang w:val="en-US"/>
        </w:rPr>
      </w:pPr>
      <w:bookmarkStart w:id="63" w:name="_Ref416286977"/>
      <w:r>
        <w:rPr>
          <w:lang w:val="en-US"/>
        </w:rPr>
        <w:t xml:space="preserve">Table </w:t>
      </w:r>
      <w:r>
        <w:rPr/>
        <w:fldChar w:fldCharType="begin"/>
      </w:r>
      <w:r>
        <w:rPr/>
        <w:instrText xml:space="preserve"> SEQ Table \* ARABIC </w:instrText>
      </w:r>
      <w:r>
        <w:rPr/>
        <w:fldChar w:fldCharType="separate"/>
      </w:r>
      <w:r>
        <w:rPr/>
        <w:t>12</w:t>
      </w:r>
      <w:r>
        <w:rPr/>
        <w:fldChar w:fldCharType="end"/>
      </w:r>
      <w:bookmarkEnd w:id="63"/>
      <w:r>
        <w:rPr>
          <w:lang w:val="en-US"/>
        </w:rPr>
        <w:t xml:space="preserve">: Idle noise levels with </w:t>
      </w:r>
      <w:r>
        <w:rPr/>
        <w:t xml:space="preserve">activation and </w:t>
      </w:r>
      <w:r>
        <w:rPr>
          <w:lang w:val="en-US"/>
        </w:rPr>
        <w:t>dithering noise in dB(A)</w:t>
      </w:r>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_Ref416286941 \h </w:instrText>
      </w:r>
      <w:r>
        <w:rPr>
          <w:lang w:val="en-US"/>
        </w:rPr>
        <w:fldChar w:fldCharType="separate"/>
      </w:r>
      <w:r>
        <w:rPr>
          <w:lang w:val="en-US"/>
        </w:rPr>
        <w:t>Figure 35</w:t>
      </w:r>
      <w:r>
        <w:rPr>
          <w:lang w:val="en-US"/>
        </w:rPr>
        <w:fldChar w:fldCharType="end"/>
      </w:r>
      <w:r>
        <w:rPr>
          <w:lang w:val="en-US"/>
        </w:rPr>
        <w:t xml:space="preserve"> and </w:t>
      </w:r>
      <w:r>
        <w:rPr>
          <w:lang w:val="en-US"/>
        </w:rPr>
        <w:fldChar w:fldCharType="begin"/>
      </w:r>
      <w:r>
        <w:rPr>
          <w:lang w:val="en-US"/>
        </w:rPr>
        <w:instrText xml:space="preserve"> REF _Ref416286951 \h </w:instrText>
      </w:r>
      <w:r>
        <w:rPr>
          <w:lang w:val="en-US"/>
        </w:rPr>
        <w:fldChar w:fldCharType="separate"/>
      </w:r>
      <w:r>
        <w:rPr>
          <w:lang w:val="en-US"/>
        </w:rPr>
        <w:t>Figure 36</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_Ref416286977 \h </w:instrText>
      </w:r>
      <w:r>
        <w:rPr>
          <w:lang w:val="en-US"/>
        </w:rPr>
        <w:fldChar w:fldCharType="separate"/>
      </w:r>
      <w:r>
        <w:rPr>
          <w:lang w:val="en-US"/>
        </w:rPr>
        <w:t>Table 12</w:t>
      </w:r>
      <w:r>
        <w:rPr>
          <w:lang w:val="en-US"/>
        </w:rPr>
        <w:fldChar w:fldCharType="end"/>
      </w:r>
      <w:r>
        <w:rPr>
          <w:lang w:val="en-US"/>
        </w:rPr>
        <w:t>, a violation of the requirements can be observed for any narrowband bit rate or overload point.</w:t>
      </w:r>
    </w:p>
    <w:p>
      <w:pPr>
        <w:pStyle w:val="Normal"/>
        <w:rPr>
          <w:lang w:val="en-US"/>
        </w:rPr>
      </w:pPr>
      <w:r>
        <w:rPr>
          <w:lang w:val="en-US"/>
        </w:rPr>
        <w:t xml:space="preserve">The results for the two overload points, however, show a </w:t>
      </w:r>
      <w:ins w:id="74" w:author="Gie" w:date="2015-04-14T18:30:00Z">
        <w:r>
          <w:rPr>
            <w:lang w:val="en-US"/>
          </w:rPr>
          <w:t xml:space="preserve">slightly </w:t>
        </w:r>
      </w:ins>
      <w:r>
        <w:rPr>
          <w:lang w:val="en-US"/>
        </w:rPr>
        <w:t xml:space="preserve">different behavior with respect to the same dithering noise power. This is attributed to the different states of the codec depending on the overload point specific scalings of the activation sequence. </w:t>
      </w:r>
      <w:del w:id="75" w:author="Gie" w:date="2015-04-14T18:31:00Z">
        <w:r>
          <w:rPr>
            <w:lang w:val="en-US"/>
          </w:rPr>
          <w:delText>Therefore, the next section describes the same measurement without activation.</w:delText>
        </w:r>
      </w:del>
    </w:p>
    <w:p>
      <w:pPr>
        <w:pStyle w:val="Heading3"/>
        <w:ind w:left="737" w:hanging="737"/>
        <w:rPr/>
      </w:pPr>
      <w:r>
        <w:rPr/>
        <w:tab/>
        <w:t>Idle Noise without Activation</w:t>
      </w:r>
    </w:p>
    <w:p>
      <w:pPr>
        <w:pStyle w:val="Normal"/>
        <w:rPr/>
      </w:pPr>
      <w:r>
        <w:rPr/>
        <w:t>The following results are produced by applying measurement without the preceding activation sequence.</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lang w:val="de-DE" w:eastAsia="en-US"/>
              </w:rPr>
              <w:drawing>
                <wp:inline distT="0" distB="0" distL="0" distR="0">
                  <wp:extent cx="2867660" cy="1803400"/>
                  <wp:effectExtent l="0" t="0" r="0" b="0"/>
                  <wp:docPr id="101" name="Bild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 24" descr=""/>
                          <pic:cNvPicPr>
                            <a:picLocks noChangeAspect="1" noChangeArrowheads="1"/>
                          </pic:cNvPicPr>
                        </pic:nvPicPr>
                        <pic:blipFill>
                          <a:blip r:embed="rId102"/>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02" name="Bild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 25" descr=""/>
                          <pic:cNvPicPr>
                            <a:picLocks noChangeAspect="1" noChangeArrowheads="1"/>
                          </pic:cNvPicPr>
                        </pic:nvPicPr>
                        <pic:blipFill>
                          <a:blip r:embed="rId103"/>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64" w:name="_Ref416287089"/>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37</w:t>
            </w:r>
            <w:r>
              <w:rPr>
                <w:lang w:val="en-US"/>
              </w:rPr>
              <w:fldChar w:fldCharType="end"/>
            </w:r>
            <w:bookmarkEnd w:id="64"/>
            <w:r>
              <w:rPr>
                <w:lang w:val="en-US"/>
              </w:rPr>
              <w:t>: Idle noise spectrum without activation for different overload points</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03" name="Bild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 26" descr=""/>
                          <pic:cNvPicPr>
                            <a:picLocks noChangeAspect="1" noChangeArrowheads="1"/>
                          </pic:cNvPicPr>
                        </pic:nvPicPr>
                        <pic:blipFill>
                          <a:blip r:embed="rId104"/>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04" name="Bild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 27" descr=""/>
                          <pic:cNvPicPr>
                            <a:picLocks noChangeAspect="1" noChangeArrowheads="1"/>
                          </pic:cNvPicPr>
                        </pic:nvPicPr>
                        <pic:blipFill>
                          <a:blip r:embed="rId105"/>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65" w:name="_Ref41628710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38</w:t>
            </w:r>
            <w:r>
              <w:rPr>
                <w:szCs w:val="22"/>
                <w:rFonts w:eastAsia="Calibri"/>
                <w:lang w:val="en-US"/>
              </w:rPr>
              <w:fldChar w:fldCharType="end"/>
            </w:r>
            <w:bookmarkEnd w:id="65"/>
            <w:r>
              <w:rPr>
                <w:rFonts w:eastAsia="Calibri"/>
                <w:szCs w:val="22"/>
                <w:lang w:val="en-US"/>
              </w:rPr>
              <w:t>: Idle noise spectrum without activation with 1-bit dithering noise</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05" name="Bild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 28" descr=""/>
                          <pic:cNvPicPr>
                            <a:picLocks noChangeAspect="1" noChangeArrowheads="1"/>
                          </pic:cNvPicPr>
                        </pic:nvPicPr>
                        <pic:blipFill>
                          <a:blip r:embed="rId106"/>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06" name="Bild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ild 29" descr=""/>
                          <pic:cNvPicPr>
                            <a:picLocks noChangeAspect="1" noChangeArrowheads="1"/>
                          </pic:cNvPicPr>
                        </pic:nvPicPr>
                        <pic:blipFill>
                          <a:blip r:embed="rId107"/>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66" w:name="_Ref416287121"/>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39</w:t>
            </w:r>
            <w:r>
              <w:rPr>
                <w:szCs w:val="22"/>
                <w:rFonts w:eastAsia="Calibri"/>
                <w:lang w:val="en-US"/>
              </w:rPr>
              <w:fldChar w:fldCharType="end"/>
            </w:r>
            <w:bookmarkEnd w:id="66"/>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-94.8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-72.6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-102.7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-86.9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-75.7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-108.9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-107.9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-86.0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-75.3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-92.5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-86.5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-95.7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-85.2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-75.2</w:t>
            </w:r>
          </w:p>
        </w:tc>
      </w:tr>
    </w:tbl>
    <w:p>
      <w:pPr>
        <w:pStyle w:val="Normal"/>
        <w:keepNext w:val="true"/>
        <w:keepLines/>
        <w:jc w:val="center"/>
        <w:rPr>
          <w:lang w:val="en-US"/>
        </w:rPr>
      </w:pPr>
      <w:bookmarkStart w:id="67" w:name="_Ref416287042"/>
      <w:r>
        <w:rPr>
          <w:lang w:val="en-US"/>
        </w:rPr>
        <w:t xml:space="preserve">Table </w:t>
      </w:r>
      <w:r>
        <w:rPr/>
        <w:fldChar w:fldCharType="begin"/>
      </w:r>
      <w:r>
        <w:rPr/>
        <w:instrText xml:space="preserve"> SEQ Table \* ARABIC </w:instrText>
      </w:r>
      <w:r>
        <w:rPr/>
        <w:fldChar w:fldCharType="separate"/>
      </w:r>
      <w:r>
        <w:rPr/>
        <w:t>13</w:t>
      </w:r>
      <w:r>
        <w:rPr/>
        <w:fldChar w:fldCharType="end"/>
      </w:r>
      <w:bookmarkEnd w:id="67"/>
      <w:r>
        <w:rPr>
          <w:lang w:val="en-US"/>
        </w:rPr>
        <w:t>: Idle noise levels without activation with dithering noise in dB(A)</w:t>
      </w:r>
    </w:p>
    <w:p>
      <w:pPr>
        <w:pStyle w:val="Normal"/>
        <w:rPr>
          <w:lang w:val="en-US"/>
        </w:rPr>
      </w:pPr>
      <w:r>
        <w:rPr>
          <w:lang w:val="en-US"/>
        </w:rPr>
      </w:r>
    </w:p>
    <w:p>
      <w:pPr>
        <w:pStyle w:val="Normal"/>
        <w:rPr>
          <w:lang w:val="en-US"/>
        </w:rPr>
      </w:pPr>
      <w:r>
        <w:rPr>
          <w:lang w:val="en-US"/>
        </w:rPr>
        <w:t xml:space="preserve">Again, neither in the frequency representations shown in </w:t>
      </w:r>
      <w:r>
        <w:rPr>
          <w:lang w:val="en-US"/>
        </w:rPr>
        <w:fldChar w:fldCharType="begin"/>
      </w:r>
      <w:r>
        <w:rPr>
          <w:lang w:val="en-US"/>
        </w:rPr>
        <w:instrText xml:space="preserve"> REF _Ref416287089 \h </w:instrText>
      </w:r>
      <w:r>
        <w:rPr>
          <w:lang w:val="en-US"/>
        </w:rPr>
        <w:fldChar w:fldCharType="separate"/>
      </w:r>
      <w:r>
        <w:rPr>
          <w:lang w:val="en-US"/>
        </w:rPr>
        <w:t>Figure 37</w:t>
      </w:r>
      <w:r>
        <w:rPr>
          <w:lang w:val="en-US"/>
        </w:rPr>
        <w:fldChar w:fldCharType="end"/>
      </w:r>
      <w:r>
        <w:rPr>
          <w:lang w:val="en-US"/>
        </w:rPr>
        <w:t xml:space="preserve">, </w:t>
      </w:r>
      <w:r>
        <w:rPr>
          <w:lang w:val="en-US"/>
        </w:rPr>
        <w:fldChar w:fldCharType="begin"/>
      </w:r>
      <w:r>
        <w:rPr>
          <w:lang w:val="en-US"/>
        </w:rPr>
        <w:instrText xml:space="preserve"> REF _Ref416287105 \h </w:instrText>
      </w:r>
      <w:r>
        <w:rPr>
          <w:lang w:val="en-US"/>
        </w:rPr>
        <w:fldChar w:fldCharType="separate"/>
      </w:r>
      <w:r>
        <w:rPr>
          <w:lang w:val="en-US"/>
        </w:rPr>
        <w:t>Figure 38</w:t>
      </w:r>
      <w:r>
        <w:rPr>
          <w:lang w:val="en-US"/>
        </w:rPr>
        <w:fldChar w:fldCharType="end"/>
      </w:r>
      <w:r>
        <w:rPr>
          <w:lang w:val="en-US"/>
        </w:rPr>
        <w:t xml:space="preserve">, and </w:t>
      </w:r>
      <w:r>
        <w:rPr>
          <w:lang w:val="en-US"/>
        </w:rPr>
        <w:fldChar w:fldCharType="begin"/>
      </w:r>
      <w:r>
        <w:rPr>
          <w:lang w:val="en-US"/>
        </w:rPr>
        <w:instrText xml:space="preserve"> REF _Ref416287121 \h </w:instrText>
      </w:r>
      <w:r>
        <w:rPr>
          <w:lang w:val="en-US"/>
        </w:rPr>
        <w:fldChar w:fldCharType="separate"/>
      </w:r>
      <w:r>
        <w:rPr>
          <w:lang w:val="en-US"/>
        </w:rPr>
        <w:t>Figure 39</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_Ref416287042 \h </w:instrText>
      </w:r>
      <w:r>
        <w:rPr>
          <w:lang w:val="en-US"/>
        </w:rPr>
        <w:fldChar w:fldCharType="separate"/>
      </w:r>
      <w:r>
        <w:rPr>
          <w:lang w:val="en-US"/>
        </w:rPr>
        <w:t>Table 13</w:t>
      </w:r>
      <w:r>
        <w:rPr>
          <w:lang w:val="en-US"/>
        </w:rPr>
        <w:fldChar w:fldCharType="end"/>
      </w:r>
      <w:r>
        <w:rPr>
          <w:lang w:val="en-US"/>
        </w:rPr>
        <w:t>, a violation of the requirements can be observed for any wideband bit rate or overload point.</w:t>
      </w:r>
    </w:p>
    <w:p>
      <w:pPr>
        <w:pStyle w:val="Normal"/>
        <w:rPr/>
      </w:pPr>
      <w:r>
        <w:rPr>
          <w:lang w:val="en-US"/>
        </w:rPr>
        <w:t xml:space="preserve">For the bit rates 9.6 kbit/s, the digital zero input is encoded to a digital zero output leading to idle noise levels lower than -200 dB(A), which are outside the plotting range in </w:t>
      </w:r>
      <w:r>
        <w:rPr>
          <w:lang w:val="en-US"/>
        </w:rPr>
        <w:fldChar w:fldCharType="begin"/>
      </w:r>
      <w:r>
        <w:rPr>
          <w:lang w:val="en-US"/>
        </w:rPr>
        <w:instrText xml:space="preserve"> REF _Ref416287089 \h </w:instrText>
      </w:r>
      <w:r>
        <w:rPr>
          <w:lang w:val="en-US"/>
        </w:rPr>
        <w:fldChar w:fldCharType="separate"/>
      </w:r>
      <w:r>
        <w:rPr>
          <w:lang w:val="en-US"/>
        </w:rPr>
        <w:t>Figure 37</w:t>
      </w:r>
      <w:r>
        <w:rPr>
          <w:lang w:val="en-US"/>
        </w:rPr>
        <w:fldChar w:fldCharType="end"/>
      </w:r>
      <w:r>
        <w:rPr>
          <w:lang w:val="en-US"/>
        </w:rPr>
        <w:t>. The other bit rates, however, generate a non-zero output even for digital zero input.</w:t>
      </w:r>
    </w:p>
    <w:p>
      <w:pPr>
        <w:pStyle w:val="Normal"/>
        <w:rPr>
          <w:lang w:val="en-US"/>
        </w:rPr>
      </w:pPr>
      <w:r>
        <w:rPr>
          <w:lang w:val="en-US"/>
        </w:rPr>
        <w:t>With dithering noise, the results for the two overload points are shifted by 6 dB but otherwise show the same behavior. Changing the overload point from 3 dB to 9 dB as well as enlarging the dithering noise power from 1-bit to 2-bit, both increase the idle noise spectrum by about 6 dB. This is consistent and to be expected as in both cases 1 bit of coding precision is lost.</w:t>
      </w:r>
    </w:p>
    <w:p>
      <w:pPr>
        <w:pStyle w:val="Heading3"/>
        <w:ind w:left="737" w:hanging="737"/>
        <w:rPr/>
      </w:pPr>
      <w:r>
        <w:rPr/>
        <w:tab/>
        <w:t>Distortion vs. input level</w:t>
      </w:r>
    </w:p>
    <w:p>
      <w:pPr>
        <w:pStyle w:val="Normal"/>
        <w:rPr>
          <w:lang w:val="en-US"/>
        </w:rPr>
      </w:pPr>
      <w:r>
        <w:rPr>
          <w:lang w:val="en-US"/>
        </w:rPr>
        <w:t xml:space="preserve">The following results are produced by applying the measurement instructions and requirements according to clause 7.8.2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It measures the signal-to-distortion ratio for a 1020 Hz sine with different source levels. For levels -40 and -45 dBm0, the limits of 22.5 dB and 17.5 dB, respectively, are recommendations and not be regarded as a failing result.</w:t>
      </w:r>
    </w:p>
    <w:tbl>
      <w:tblPr>
        <w:tblW w:w="9496" w:type="dxa"/>
        <w:jc w:val="left"/>
        <w:tblInd w:w="-108" w:type="dxa"/>
        <w:tblLayout w:type="fixed"/>
        <w:tblCellMar>
          <w:top w:w="0" w:type="dxa"/>
          <w:left w:w="108" w:type="dxa"/>
          <w:bottom w:w="0" w:type="dxa"/>
          <w:right w:w="108" w:type="dxa"/>
        </w:tblCellMar>
      </w:tblPr>
      <w:tblGrid>
        <w:gridCol w:w="4748"/>
        <w:gridCol w:w="4748"/>
      </w:tblGrid>
      <w:tr>
        <w:trPr/>
        <w:tc>
          <w:tcPr>
            <w:tcW w:w="4748"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07" name="Bild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ild 30" descr=""/>
                          <pic:cNvPicPr>
                            <a:picLocks noChangeAspect="1" noChangeArrowheads="1"/>
                          </pic:cNvPicPr>
                        </pic:nvPicPr>
                        <pic:blipFill>
                          <a:blip r:embed="rId108"/>
                          <a:srcRect l="-8" t="-12" r="-8" b="-12"/>
                          <a:stretch>
                            <a:fillRect/>
                          </a:stretch>
                        </pic:blipFill>
                        <pic:spPr bwMode="auto">
                          <a:xfrm>
                            <a:off x="0" y="0"/>
                            <a:ext cx="2870200" cy="1817370"/>
                          </a:xfrm>
                          <a:prstGeom prst="rect">
                            <a:avLst/>
                          </a:prstGeom>
                        </pic:spPr>
                      </pic:pic>
                    </a:graphicData>
                  </a:graphic>
                </wp:inline>
              </w:drawing>
            </w:r>
          </w:p>
        </w:tc>
        <w:tc>
          <w:tcPr>
            <w:tcW w:w="4748"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08" name="Bild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ild 31" descr=""/>
                          <pic:cNvPicPr>
                            <a:picLocks noChangeAspect="1" noChangeArrowheads="1"/>
                          </pic:cNvPicPr>
                        </pic:nvPicPr>
                        <pic:blipFill>
                          <a:blip r:embed="rId109"/>
                          <a:srcRect l="-8" t="-12" r="-8" b="-12"/>
                          <a:stretch>
                            <a:fillRect/>
                          </a:stretch>
                        </pic:blipFill>
                        <pic:spPr bwMode="auto">
                          <a:xfrm>
                            <a:off x="0" y="0"/>
                            <a:ext cx="2870200" cy="1817370"/>
                          </a:xfrm>
                          <a:prstGeom prst="rect">
                            <a:avLst/>
                          </a:prstGeom>
                        </pic:spPr>
                      </pic:pic>
                    </a:graphicData>
                  </a:graphic>
                </wp:inline>
              </w:drawing>
            </w:r>
          </w:p>
        </w:tc>
      </w:tr>
      <w:tr>
        <w:trPr/>
        <w:tc>
          <w:tcPr>
            <w:tcW w:w="9496" w:type="dxa"/>
            <w:gridSpan w:val="2"/>
            <w:tcBorders/>
          </w:tcPr>
          <w:p>
            <w:pPr>
              <w:pStyle w:val="Normal"/>
              <w:keepNext w:val="true"/>
              <w:keepLines/>
              <w:spacing w:before="0" w:after="120"/>
              <w:jc w:val="center"/>
              <w:rPr>
                <w:rFonts w:eastAsia="Calibri"/>
                <w:szCs w:val="22"/>
                <w:lang w:val="en-US"/>
              </w:rPr>
            </w:pPr>
            <w:bookmarkStart w:id="68" w:name="_Ref416287229"/>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40</w:t>
            </w:r>
            <w:r>
              <w:rPr>
                <w:szCs w:val="22"/>
                <w:rFonts w:eastAsia="Calibri"/>
                <w:lang w:val="en-US"/>
              </w:rPr>
              <w:fldChar w:fldCharType="end"/>
            </w:r>
            <w:bookmarkEnd w:id="68"/>
            <w:r>
              <w:rPr>
                <w:rFonts w:eastAsia="Calibri"/>
                <w:szCs w:val="22"/>
                <w:lang w:val="en-US"/>
              </w:rPr>
              <w:t>: Signal-to-distortion ratio for different input levels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_Ref416287229 \h </w:instrText>
      </w:r>
      <w:r>
        <w:rPr>
          <w:lang w:val="en-US"/>
        </w:rPr>
        <w:fldChar w:fldCharType="separate"/>
      </w:r>
      <w:r>
        <w:rPr>
          <w:lang w:val="en-US"/>
        </w:rPr>
        <w:t>Figure 40</w:t>
      </w:r>
      <w:r>
        <w:rPr>
          <w:lang w:val="en-US"/>
        </w:rPr>
        <w:fldChar w:fldCharType="end"/>
      </w:r>
      <w:r>
        <w:rPr>
          <w:lang w:val="en-US"/>
        </w:rPr>
        <w:t xml:space="preserve">. For all mandatory levels of -30 dBm0 and above,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p>
    <w:p>
      <w:pPr>
        <w:pStyle w:val="Heading3"/>
        <w:ind w:left="737" w:hanging="737"/>
        <w:rPr/>
      </w:pPr>
      <w:r>
        <w:rPr/>
        <w:tab/>
        <w:t>Distortion vs. frequency</w:t>
      </w:r>
    </w:p>
    <w:p>
      <w:pPr>
        <w:pStyle w:val="Normal"/>
        <w:rPr/>
      </w:pPr>
      <w:r>
        <w:rPr>
          <w:lang w:val="en-US"/>
        </w:rPr>
        <w:t xml:space="preserve">The following results are produced by applying the measurement instructions and requirements according to clause 7.8.2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extende</w:t>
      </w:r>
      <w:r>
        <w:rPr/>
        <w:t>d with source frequencies above 1 kHz. It measures the signal-to-distortion ratio for different frequencies and constant input level.</w:t>
      </w:r>
    </w:p>
    <w:tbl>
      <w:tblPr>
        <w:tblW w:w="9432" w:type="dxa"/>
        <w:jc w:val="left"/>
        <w:tblInd w:w="-108" w:type="dxa"/>
        <w:tblLayout w:type="fixed"/>
        <w:tblCellMar>
          <w:top w:w="0" w:type="dxa"/>
          <w:left w:w="108" w:type="dxa"/>
          <w:bottom w:w="0" w:type="dxa"/>
          <w:right w:w="108" w:type="dxa"/>
        </w:tblCellMar>
      </w:tblPr>
      <w:tblGrid>
        <w:gridCol w:w="4716"/>
        <w:gridCol w:w="4716"/>
      </w:tblGrid>
      <w:tr>
        <w:trPr/>
        <w:tc>
          <w:tcPr>
            <w:tcW w:w="471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52420" cy="1809115"/>
                  <wp:effectExtent l="0" t="0" r="0" b="0"/>
                  <wp:docPr id="10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2" descr=""/>
                          <pic:cNvPicPr>
                            <a:picLocks noChangeAspect="1" noChangeArrowheads="1"/>
                          </pic:cNvPicPr>
                        </pic:nvPicPr>
                        <pic:blipFill>
                          <a:blip r:embed="rId110"/>
                          <a:srcRect l="-8" t="-12" r="-8" b="-12"/>
                          <a:stretch>
                            <a:fillRect/>
                          </a:stretch>
                        </pic:blipFill>
                        <pic:spPr bwMode="auto">
                          <a:xfrm>
                            <a:off x="0" y="0"/>
                            <a:ext cx="2852420" cy="1809115"/>
                          </a:xfrm>
                          <a:prstGeom prst="rect">
                            <a:avLst/>
                          </a:prstGeom>
                        </pic:spPr>
                      </pic:pic>
                    </a:graphicData>
                  </a:graphic>
                </wp:inline>
              </w:drawing>
            </w:r>
          </w:p>
        </w:tc>
        <w:tc>
          <w:tcPr>
            <w:tcW w:w="471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52420" cy="1809115"/>
                  <wp:effectExtent l="0" t="0" r="0" b="0"/>
                  <wp:docPr id="1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3" descr=""/>
                          <pic:cNvPicPr>
                            <a:picLocks noChangeAspect="1" noChangeArrowheads="1"/>
                          </pic:cNvPicPr>
                        </pic:nvPicPr>
                        <pic:blipFill>
                          <a:blip r:embed="rId111"/>
                          <a:srcRect l="-8" t="-12" r="-8" b="-12"/>
                          <a:stretch>
                            <a:fillRect/>
                          </a:stretch>
                        </pic:blipFill>
                        <pic:spPr bwMode="auto">
                          <a:xfrm>
                            <a:off x="0" y="0"/>
                            <a:ext cx="2852420" cy="1809115"/>
                          </a:xfrm>
                          <a:prstGeom prst="rect">
                            <a:avLst/>
                          </a:prstGeom>
                        </pic:spPr>
                      </pic:pic>
                    </a:graphicData>
                  </a:graphic>
                </wp:inline>
              </w:drawing>
            </w:r>
          </w:p>
        </w:tc>
      </w:tr>
      <w:tr>
        <w:trPr/>
        <w:tc>
          <w:tcPr>
            <w:tcW w:w="9432" w:type="dxa"/>
            <w:gridSpan w:val="2"/>
            <w:tcBorders/>
          </w:tcPr>
          <w:p>
            <w:pPr>
              <w:pStyle w:val="Normal"/>
              <w:keepNext w:val="true"/>
              <w:keepLines/>
              <w:spacing w:before="0" w:after="120"/>
              <w:jc w:val="center"/>
              <w:rPr/>
            </w:pPr>
            <w:bookmarkStart w:id="69" w:name="_Ref41628725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41</w:t>
            </w:r>
            <w:r>
              <w:rPr>
                <w:szCs w:val="22"/>
                <w:rFonts w:eastAsia="Calibri"/>
                <w:lang w:val="en-US"/>
              </w:rPr>
              <w:fldChar w:fldCharType="end"/>
            </w:r>
            <w:bookmarkEnd w:id="69"/>
            <w:r>
              <w:rPr>
                <w:rFonts w:eastAsia="Calibri"/>
                <w:szCs w:val="22"/>
                <w:lang w:val="en-US"/>
              </w:rPr>
              <w:t>: Signal-to-distortion ratio for different frequencies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_Ref416287252 \h </w:instrText>
      </w:r>
      <w:r>
        <w:rPr>
          <w:lang w:val="en-US"/>
        </w:rPr>
        <w:fldChar w:fldCharType="separate"/>
      </w:r>
      <w:r>
        <w:rPr>
          <w:lang w:val="en-US"/>
        </w:rPr>
        <w:t>Figure 41</w:t>
      </w:r>
      <w:r>
        <w:rPr>
          <w:lang w:val="en-US"/>
        </w:rPr>
        <w:fldChar w:fldCharType="end"/>
      </w:r>
      <w:r>
        <w:rPr>
          <w:lang w:val="en-US"/>
        </w:rPr>
        <w:t xml:space="preserve">. For all tested frequencies,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r>
        <w:br w:type="page"/>
      </w:r>
    </w:p>
    <w:p>
      <w:pPr>
        <w:pStyle w:val="Heading2"/>
        <w:rPr>
          <w:lang w:val="en-US" w:eastAsia="en-US"/>
        </w:rPr>
      </w:pPr>
      <w:r>
        <w:rPr/>
        <w:t>EVS-Mode: Wideband (WB)</w:t>
      </w:r>
    </w:p>
    <w:p>
      <w:pPr>
        <w:pStyle w:val="Heading3"/>
        <w:ind w:left="737" w:hanging="737"/>
        <w:rPr/>
      </w:pPr>
      <w:r>
        <w:rPr/>
        <w:tab/>
        <w:t>General</w:t>
      </w:r>
    </w:p>
    <w:p>
      <w:pPr>
        <w:pStyle w:val="Normal"/>
        <w:rPr/>
      </w:pPr>
      <w:r>
        <w:rPr>
          <w:lang w:val="en-US"/>
        </w:rPr>
        <w:t xml:space="preserve">In wideband mode, a sampling rate of 16 kHz and all bit rates (5.9, 7.2, 8.0, 9.6, 13.2, 16.4, 24.4, 32.0, 48.0, 64.0, 96.0 and 128.0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Heading3"/>
        <w:ind w:left="737" w:hanging="737"/>
        <w:rPr/>
      </w:pPr>
      <w:r>
        <w:rPr/>
        <w:tab/>
        <w:t>Frequency response with real speech</w:t>
      </w:r>
    </w:p>
    <w:p>
      <w:pPr>
        <w:pStyle w:val="Normal"/>
        <w:rPr/>
      </w:pPr>
      <w:r>
        <w:rPr>
          <w:lang w:val="en-US"/>
        </w:rPr>
        <w:t xml:space="preserve">The following results are produced by applying the measurement instructions according to clause 8.4.2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t>.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 compared to the overload point 3.0 dBm0.</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11" name="Bild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ild 34" descr=""/>
                          <pic:cNvPicPr>
                            <a:picLocks noChangeAspect="1" noChangeArrowheads="1"/>
                          </pic:cNvPicPr>
                        </pic:nvPicPr>
                        <pic:blipFill>
                          <a:blip r:embed="rId112"/>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12" name="Bild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ild 35" descr=""/>
                          <pic:cNvPicPr>
                            <a:picLocks noChangeAspect="1" noChangeArrowheads="1"/>
                          </pic:cNvPicPr>
                        </pic:nvPicPr>
                        <pic:blipFill>
                          <a:blip r:embed="rId113"/>
                          <a:srcRect l="-8" t="-12" r="-8" b="-12"/>
                          <a:stretch>
                            <a:fillRect/>
                          </a:stretch>
                        </pic:blipFill>
                        <pic:spPr bwMode="auto">
                          <a:xfrm>
                            <a:off x="0" y="0"/>
                            <a:ext cx="2870200" cy="1817370"/>
                          </a:xfrm>
                          <a:prstGeom prst="rect">
                            <a:avLst/>
                          </a:prstGeom>
                        </pic:spPr>
                      </pic:pic>
                    </a:graphicData>
                  </a:graphic>
                </wp:inline>
              </w:drawing>
            </w:r>
          </w:p>
        </w:tc>
      </w:tr>
      <w:tr>
        <w:trPr/>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13" name="Bild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ild 36" descr=""/>
                          <pic:cNvPicPr>
                            <a:picLocks noChangeAspect="1" noChangeArrowheads="1"/>
                          </pic:cNvPicPr>
                        </pic:nvPicPr>
                        <pic:blipFill>
                          <a:blip r:embed="rId114"/>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14" name="Bild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ild 37" descr=""/>
                          <pic:cNvPicPr>
                            <a:picLocks noChangeAspect="1" noChangeArrowheads="1"/>
                          </pic:cNvPicPr>
                        </pic:nvPicPr>
                        <pic:blipFill>
                          <a:blip r:embed="rId115"/>
                          <a:srcRect l="-8" t="-12" r="-8" b="-12"/>
                          <a:stretch>
                            <a:fillRect/>
                          </a:stretch>
                        </pic:blipFill>
                        <pic:spPr bwMode="auto">
                          <a:xfrm>
                            <a:off x="0" y="0"/>
                            <a:ext cx="2870200" cy="1817370"/>
                          </a:xfrm>
                          <a:prstGeom prst="rect">
                            <a:avLst/>
                          </a:prstGeom>
                        </pic:spPr>
                      </pic:pic>
                    </a:graphicData>
                  </a:graphic>
                </wp:inline>
              </w:drawing>
            </w:r>
          </w:p>
        </w:tc>
      </w:tr>
      <w:tr>
        <w:trPr/>
        <w:tc>
          <w:tcPr>
            <w:tcW w:w="9474" w:type="dxa"/>
            <w:gridSpan w:val="2"/>
            <w:tcBorders/>
          </w:tcPr>
          <w:p>
            <w:pPr>
              <w:pStyle w:val="Normal"/>
              <w:keepNext w:val="true"/>
              <w:keepLines/>
              <w:spacing w:before="0" w:after="120"/>
              <w:jc w:val="center"/>
              <w:rPr>
                <w:rFonts w:eastAsia="Calibri"/>
                <w:szCs w:val="22"/>
                <w:lang w:val="en-US"/>
              </w:rPr>
            </w:pPr>
            <w:bookmarkStart w:id="70" w:name="_Ref416287288"/>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42</w:t>
            </w:r>
            <w:r>
              <w:rPr>
                <w:szCs w:val="22"/>
                <w:rFonts w:eastAsia="Calibri"/>
                <w:lang w:val="en-US"/>
              </w:rPr>
              <w:fldChar w:fldCharType="end"/>
            </w:r>
            <w:bookmarkEnd w:id="70"/>
            <w:r>
              <w:rPr>
                <w:rFonts w:eastAsia="Calibri"/>
                <w:szCs w:val="22"/>
                <w:lang w:val="en-US"/>
              </w:rPr>
              <w:t>: Frequency response for different overload points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_Ref416287288 \h </w:instrText>
      </w:r>
      <w:r>
        <w:rPr>
          <w:lang w:val="en-US"/>
        </w:rPr>
        <w:fldChar w:fldCharType="separate"/>
      </w:r>
      <w:r>
        <w:rPr>
          <w:lang w:val="en-US"/>
        </w:rPr>
        <w:t>Figure 42</w:t>
      </w:r>
      <w:r>
        <w:rPr>
          <w:lang w:val="en-US"/>
        </w:rPr>
        <w:fldChar w:fldCharType="end"/>
      </w:r>
      <w:r>
        <w:rPr>
          <w:lang w:val="en-US"/>
        </w:rPr>
        <w:t xml:space="preserve">. For the default and extra overload points, the codec does not violate the given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for all bit rates.</w:t>
      </w:r>
    </w:p>
    <w:p>
      <w:pPr>
        <w:pStyle w:val="Normal"/>
        <w:rPr>
          <w:rFonts w:eastAsia="SimSun;宋体"/>
          <w:lang w:val="en-US" w:eastAsia="zh-CN"/>
        </w:rPr>
      </w:pPr>
      <w:r>
        <w:rPr>
          <w:rFonts w:eastAsia="SimSun;宋体"/>
          <w:lang w:val="en-US" w:eastAsia="zh-CN"/>
        </w:rPr>
        <w:t>Instead of 1/12</w:t>
      </w:r>
      <w:r>
        <w:rPr>
          <w:rFonts w:eastAsia="SimSun;宋体"/>
          <w:vertAlign w:val="superscript"/>
          <w:lang w:val="en-US" w:eastAsia="zh-CN"/>
        </w:rPr>
        <w:t>th</w:t>
      </w:r>
      <w:r>
        <w:rPr>
          <w:rFonts w:eastAsia="SimSun;宋体"/>
          <w:lang w:val="en-US" w:eastAsia="zh-CN"/>
        </w:rPr>
        <w:t xml:space="preserve"> octave analysis was used. The results using 1/3</w:t>
      </w:r>
      <w:r>
        <w:rPr>
          <w:rFonts w:eastAsia="SimSun;宋体"/>
          <w:vertAlign w:val="superscript"/>
          <w:lang w:val="en-US" w:eastAsia="zh-CN"/>
        </w:rPr>
        <w:t>rd</w:t>
      </w:r>
      <w:r>
        <w:rPr>
          <w:rFonts w:eastAsia="SimSun;宋体"/>
          <w:lang w:val="en-US" w:eastAsia="zh-CN"/>
        </w:rPr>
        <w:t xml:space="preserve"> octave analysis are shown in </w:t>
      </w:r>
      <w:r>
        <w:rPr>
          <w:rFonts w:eastAsia="SimSun;宋体"/>
          <w:lang w:val="en-US" w:eastAsia="zh-CN"/>
        </w:rPr>
        <w:fldChar w:fldCharType="begin"/>
      </w:r>
      <w:r>
        <w:rPr>
          <w:rFonts w:eastAsia="SimSun;宋体"/>
          <w:lang w:val="en-US" w:eastAsia="zh-CN"/>
        </w:rPr>
        <w:instrText xml:space="preserve"> REF _Ref416287340 \h </w:instrText>
      </w:r>
      <w:r>
        <w:rPr>
          <w:rFonts w:eastAsia="SimSun;宋体"/>
          <w:lang w:val="en-US" w:eastAsia="zh-CN"/>
        </w:rPr>
        <w:fldChar w:fldCharType="separate"/>
      </w:r>
      <w:r>
        <w:rPr>
          <w:rFonts w:eastAsia="SimSun;宋体"/>
          <w:lang w:val="en-US" w:eastAsia="zh-CN"/>
        </w:rPr>
        <w:t>Figure 43</w:t>
      </w:r>
      <w:r>
        <w:rPr>
          <w:rFonts w:eastAsia="SimSun;宋体"/>
          <w:lang w:val="en-US" w:eastAsia="zh-CN"/>
        </w:rPr>
        <w:fldChar w:fldCharType="end"/>
      </w:r>
      <w:r>
        <w:rPr>
          <w:rFonts w:eastAsia="SimSun;宋体"/>
          <w:lang w:val="en-US" w:eastAsia="zh-CN"/>
        </w:rPr>
        <w:t>.</w:t>
      </w:r>
    </w:p>
    <w:p>
      <w:pPr>
        <w:pStyle w:val="Normal"/>
        <w:ind w:left="360" w:hanging="0"/>
        <w:rPr>
          <w:rFonts w:eastAsia="SimSun;宋体"/>
          <w:lang w:val="en-US" w:eastAsia="zh-CN"/>
        </w:rPr>
      </w:pPr>
      <w:r>
        <w:rPr>
          <w:rFonts w:eastAsia="SimSun;宋体"/>
          <w:lang w:val="en-US" w:eastAsia="zh-CN"/>
        </w:rPr>
      </w:r>
    </w:p>
    <w:tbl>
      <w:tblPr>
        <w:tblW w:w="9480" w:type="dxa"/>
        <w:jc w:val="left"/>
        <w:tblInd w:w="-108" w:type="dxa"/>
        <w:tblLayout w:type="fixed"/>
        <w:tblCellMar>
          <w:top w:w="0" w:type="dxa"/>
          <w:left w:w="108" w:type="dxa"/>
          <w:bottom w:w="0" w:type="dxa"/>
          <w:right w:w="108" w:type="dxa"/>
        </w:tblCellMar>
      </w:tblPr>
      <w:tblGrid>
        <w:gridCol w:w="4740"/>
        <w:gridCol w:w="4740"/>
      </w:tblGrid>
      <w:tr>
        <w:trPr/>
        <w:tc>
          <w:tcPr>
            <w:tcW w:w="4740" w:type="dxa"/>
            <w:tcBorders/>
          </w:tcPr>
          <w:p>
            <w:pPr>
              <w:pStyle w:val="Normal"/>
              <w:keepNext w:val="true"/>
              <w:keepLines/>
              <w:spacing w:before="0" w:after="120"/>
              <w:rPr>
                <w:rFonts w:eastAsia="Calibri"/>
                <w:szCs w:val="22"/>
                <w:lang w:val="en-US"/>
              </w:rPr>
            </w:pPr>
            <w:r>
              <w:rPr>
                <w:rFonts w:eastAsia="Calibri" w:cs="Arial"/>
                <w:color w:val="0000FF"/>
                <w:kern w:val="2"/>
                <w:szCs w:val="22"/>
                <w:lang w:val="de-DE" w:eastAsia="en-US"/>
              </w:rPr>
              <w:drawing>
                <wp:inline distT="0" distB="0" distL="0" distR="0">
                  <wp:extent cx="2870200" cy="1817370"/>
                  <wp:effectExtent l="0" t="0" r="0" b="0"/>
                  <wp:docPr id="115" name="Bild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ld 38" descr=""/>
                          <pic:cNvPicPr>
                            <a:picLocks noChangeAspect="1" noChangeArrowheads="1"/>
                          </pic:cNvPicPr>
                        </pic:nvPicPr>
                        <pic:blipFill>
                          <a:blip r:embed="rId116"/>
                          <a:srcRect l="-8" t="-12" r="-8" b="-12"/>
                          <a:stretch>
                            <a:fillRect/>
                          </a:stretch>
                        </pic:blipFill>
                        <pic:spPr bwMode="auto">
                          <a:xfrm>
                            <a:off x="0" y="0"/>
                            <a:ext cx="2870200" cy="1817370"/>
                          </a:xfrm>
                          <a:prstGeom prst="rect">
                            <a:avLst/>
                          </a:prstGeom>
                        </pic:spPr>
                      </pic:pic>
                    </a:graphicData>
                  </a:graphic>
                </wp:inline>
              </w:drawing>
            </w:r>
          </w:p>
        </w:tc>
        <w:tc>
          <w:tcPr>
            <w:tcW w:w="4740" w:type="dxa"/>
            <w:tcBorders/>
          </w:tcPr>
          <w:p>
            <w:pPr>
              <w:pStyle w:val="Normal"/>
              <w:keepNext w:val="true"/>
              <w:keepLines/>
              <w:spacing w:before="0" w:after="120"/>
              <w:rPr>
                <w:rFonts w:eastAsia="Calibri"/>
                <w:szCs w:val="22"/>
                <w:lang w:val="en-US"/>
              </w:rPr>
            </w:pPr>
            <w:r>
              <w:rPr>
                <w:rFonts w:eastAsia="Calibri" w:cs="Arial"/>
                <w:color w:val="0000FF"/>
                <w:kern w:val="2"/>
                <w:szCs w:val="22"/>
                <w:lang w:val="de-DE" w:eastAsia="en-US"/>
              </w:rPr>
              <w:drawing>
                <wp:inline distT="0" distB="0" distL="0" distR="0">
                  <wp:extent cx="2870200" cy="1817370"/>
                  <wp:effectExtent l="0" t="0" r="0" b="0"/>
                  <wp:docPr id="116" name="Bild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ild 39" descr=""/>
                          <pic:cNvPicPr>
                            <a:picLocks noChangeAspect="1" noChangeArrowheads="1"/>
                          </pic:cNvPicPr>
                        </pic:nvPicPr>
                        <pic:blipFill>
                          <a:blip r:embed="rId117"/>
                          <a:srcRect l="-8" t="-12" r="-8" b="-12"/>
                          <a:stretch>
                            <a:fillRect/>
                          </a:stretch>
                        </pic:blipFill>
                        <pic:spPr bwMode="auto">
                          <a:xfrm>
                            <a:off x="0" y="0"/>
                            <a:ext cx="2870200" cy="1817370"/>
                          </a:xfrm>
                          <a:prstGeom prst="rect">
                            <a:avLst/>
                          </a:prstGeom>
                        </pic:spPr>
                      </pic:pic>
                    </a:graphicData>
                  </a:graphic>
                </wp:inline>
              </w:drawing>
            </w:r>
          </w:p>
        </w:tc>
      </w:tr>
      <w:tr>
        <w:trPr/>
        <w:tc>
          <w:tcPr>
            <w:tcW w:w="4740" w:type="dxa"/>
            <w:tcBorders/>
          </w:tcPr>
          <w:p>
            <w:pPr>
              <w:pStyle w:val="Normal"/>
              <w:keepNext w:val="true"/>
              <w:keepLines/>
              <w:snapToGrid w:val="false"/>
              <w:spacing w:before="0" w:after="120"/>
              <w:jc w:val="center"/>
              <w:rPr>
                <w:rFonts w:eastAsia="Calibri"/>
                <w:szCs w:val="22"/>
                <w:lang w:val="en-US"/>
              </w:rPr>
            </w:pPr>
            <w:r>
              <w:rPr>
                <w:rFonts w:eastAsia="Calibri"/>
                <w:szCs w:val="22"/>
                <w:lang w:val="en-US"/>
              </w:rPr>
            </w:r>
          </w:p>
        </w:tc>
        <w:tc>
          <w:tcPr>
            <w:tcW w:w="4740" w:type="dxa"/>
            <w:tcBorders/>
          </w:tcPr>
          <w:p>
            <w:pPr>
              <w:pStyle w:val="Normal"/>
              <w:keepNext w:val="true"/>
              <w:keepLines/>
              <w:snapToGrid w:val="false"/>
              <w:spacing w:before="0" w:after="120"/>
              <w:jc w:val="center"/>
              <w:rPr>
                <w:rFonts w:eastAsia="Calibri"/>
                <w:szCs w:val="22"/>
                <w:lang w:val="en-US"/>
              </w:rPr>
            </w:pPr>
            <w:r>
              <w:rPr>
                <w:rFonts w:eastAsia="Calibri"/>
                <w:szCs w:val="22"/>
                <w:lang w:val="en-US"/>
              </w:rPr>
            </w:r>
          </w:p>
        </w:tc>
      </w:tr>
      <w:tr>
        <w:trPr/>
        <w:tc>
          <w:tcPr>
            <w:tcW w:w="9480" w:type="dxa"/>
            <w:gridSpan w:val="2"/>
            <w:tcBorders/>
          </w:tcPr>
          <w:p>
            <w:pPr>
              <w:pStyle w:val="Normal"/>
              <w:keepNext w:val="true"/>
              <w:keepLines/>
              <w:spacing w:before="0" w:after="120"/>
              <w:jc w:val="center"/>
              <w:rPr/>
            </w:pPr>
            <w:bookmarkStart w:id="71" w:name="_Ref416287340"/>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43</w:t>
            </w:r>
            <w:r>
              <w:rPr>
                <w:szCs w:val="22"/>
                <w:rFonts w:eastAsia="Calibri"/>
              </w:rPr>
              <w:fldChar w:fldCharType="end"/>
            </w:r>
            <w:bookmarkEnd w:id="71"/>
            <w:r>
              <w:rPr>
                <w:rFonts w:eastAsia="Calibri"/>
                <w:szCs w:val="22"/>
                <w:lang w:val="en-US"/>
              </w:rPr>
              <w:t>: Frequency response EVS WB in 1/3</w:t>
            </w:r>
            <w:r>
              <w:rPr>
                <w:rFonts w:eastAsia="Calibri"/>
                <w:szCs w:val="22"/>
                <w:vertAlign w:val="superscript"/>
                <w:lang w:val="en-US"/>
              </w:rPr>
              <w:t>rd</w:t>
            </w:r>
            <w:r>
              <w:rPr>
                <w:rFonts w:eastAsia="Calibri"/>
                <w:szCs w:val="22"/>
                <w:lang w:val="en-US"/>
              </w:rPr>
              <w:t xml:space="preserve"> Oct. for different overload points with P.501 speech signals</w:t>
            </w:r>
          </w:p>
        </w:tc>
      </w:tr>
    </w:tbl>
    <w:p>
      <w:pPr>
        <w:pStyle w:val="Normal"/>
        <w:rPr>
          <w:lang w:val="en-US"/>
        </w:rPr>
      </w:pPr>
      <w:r>
        <w:rPr>
          <w:lang w:val="en-US"/>
        </w:rPr>
      </w:r>
    </w:p>
    <w:p>
      <w:pPr>
        <w:pStyle w:val="Heading3"/>
        <w:ind w:left="737" w:hanging="737"/>
        <w:rPr/>
      </w:pPr>
      <w:r>
        <w:rPr/>
        <w:tab/>
        <w:t>Frequency response with composite source signal (CSS)</w:t>
      </w:r>
    </w:p>
    <w:p>
      <w:pPr>
        <w:pStyle w:val="Normal"/>
        <w:rPr/>
      </w:pPr>
      <w:r>
        <w:rPr>
          <w:lang w:val="en-US"/>
        </w:rPr>
        <w:t xml:space="preserve">The following results are produced by applying the measurement instructions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signal</w:t>
      </w:r>
      <w:r>
        <w:rPr/>
        <w:t xml:space="preserve"> is used as a reference for the calculation.</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17" name="Bild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ild 40" descr=""/>
                          <pic:cNvPicPr>
                            <a:picLocks noChangeAspect="1" noChangeArrowheads="1"/>
                          </pic:cNvPicPr>
                        </pic:nvPicPr>
                        <pic:blipFill>
                          <a:blip r:embed="rId118"/>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18" name="Bild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ild 41" descr=""/>
                          <pic:cNvPicPr>
                            <a:picLocks noChangeAspect="1" noChangeArrowheads="1"/>
                          </pic:cNvPicPr>
                        </pic:nvPicPr>
                        <pic:blipFill>
                          <a:blip r:embed="rId119"/>
                          <a:srcRect l="-8" t="-12" r="-8" b="-12"/>
                          <a:stretch>
                            <a:fillRect/>
                          </a:stretch>
                        </pic:blipFill>
                        <pic:spPr bwMode="auto">
                          <a:xfrm>
                            <a:off x="0" y="0"/>
                            <a:ext cx="2870200" cy="1817370"/>
                          </a:xfrm>
                          <a:prstGeom prst="rect">
                            <a:avLst/>
                          </a:prstGeom>
                        </pic:spPr>
                      </pic:pic>
                    </a:graphicData>
                  </a:graphic>
                </wp:inline>
              </w:drawing>
            </w:r>
          </w:p>
        </w:tc>
      </w:tr>
      <w:tr>
        <w:trPr/>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19" name="Bild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ild 42" descr=""/>
                          <pic:cNvPicPr>
                            <a:picLocks noChangeAspect="1" noChangeArrowheads="1"/>
                          </pic:cNvPicPr>
                        </pic:nvPicPr>
                        <pic:blipFill>
                          <a:blip r:embed="rId120"/>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20" name="Bild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ild 43" descr=""/>
                          <pic:cNvPicPr>
                            <a:picLocks noChangeAspect="1" noChangeArrowheads="1"/>
                          </pic:cNvPicPr>
                        </pic:nvPicPr>
                        <pic:blipFill>
                          <a:blip r:embed="rId121"/>
                          <a:srcRect l="-8" t="-12" r="-8" b="-12"/>
                          <a:stretch>
                            <a:fillRect/>
                          </a:stretch>
                        </pic:blipFill>
                        <pic:spPr bwMode="auto">
                          <a:xfrm>
                            <a:off x="0" y="0"/>
                            <a:ext cx="2870200" cy="1817370"/>
                          </a:xfrm>
                          <a:prstGeom prst="rect">
                            <a:avLst/>
                          </a:prstGeom>
                        </pic:spPr>
                      </pic:pic>
                    </a:graphicData>
                  </a:graphic>
                </wp:inline>
              </w:drawing>
            </w:r>
          </w:p>
        </w:tc>
      </w:tr>
      <w:tr>
        <w:trPr/>
        <w:tc>
          <w:tcPr>
            <w:tcW w:w="9474" w:type="dxa"/>
            <w:gridSpan w:val="2"/>
            <w:tcBorders/>
          </w:tcPr>
          <w:p>
            <w:pPr>
              <w:pStyle w:val="Normal"/>
              <w:keepNext w:val="true"/>
              <w:keepLines/>
              <w:spacing w:before="0" w:after="120"/>
              <w:jc w:val="center"/>
              <w:rPr>
                <w:rFonts w:eastAsia="Calibri"/>
                <w:szCs w:val="22"/>
                <w:lang w:val="en-US"/>
              </w:rPr>
            </w:pPr>
            <w:bookmarkStart w:id="72" w:name="_Ref416287483"/>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44</w:t>
            </w:r>
            <w:r>
              <w:rPr>
                <w:szCs w:val="22"/>
                <w:rFonts w:eastAsia="Calibri"/>
              </w:rPr>
              <w:fldChar w:fldCharType="end"/>
            </w:r>
            <w:bookmarkEnd w:id="72"/>
            <w:r>
              <w:rPr>
                <w:rFonts w:eastAsia="Calibri"/>
                <w:szCs w:val="22"/>
                <w:lang w:val="en-US"/>
              </w:rPr>
              <w:t>: Frequency response for different overload points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_Ref416287483 \h </w:instrText>
      </w:r>
      <w:r>
        <w:rPr>
          <w:lang w:val="en-US"/>
        </w:rPr>
        <w:fldChar w:fldCharType="separate"/>
      </w:r>
      <w:r>
        <w:rPr>
          <w:lang w:val="en-US"/>
        </w:rPr>
        <w:t>Figure 44</w:t>
      </w:r>
      <w:r>
        <w:rPr>
          <w:lang w:val="en-US"/>
        </w:rPr>
        <w:fldChar w:fldCharType="end"/>
      </w:r>
      <w:r>
        <w:rPr>
          <w:lang w:val="en-US"/>
        </w:rPr>
        <w:t>. For</w:t>
      </w:r>
      <w:del w:id="76" w:author="Gie" w:date="2015-04-14T16:24:00Z">
        <w:r>
          <w:rPr>
            <w:lang w:val="en-US"/>
          </w:rPr>
          <w:delText xml:space="preserve"> the</w:delText>
        </w:r>
      </w:del>
      <w:ins w:id="77" w:author="Gie" w:date="2015-04-14T16:24:00Z">
        <w:r>
          <w:rPr>
            <w:lang w:val="en-US"/>
          </w:rPr>
          <w:t xml:space="preserve"> none</w:t>
        </w:r>
      </w:ins>
      <w:del w:id="78" w:author="Gie" w:date="2015-04-14T16:24:00Z">
        <w:r>
          <w:rPr>
            <w:lang w:val="en-US"/>
          </w:rPr>
          <w:delText xml:space="preserve"> default</w:delText>
        </w:r>
      </w:del>
      <w:ins w:id="79" w:author="Gie" w:date="2015-04-14T16:24:00Z">
        <w:r>
          <w:rPr>
            <w:lang w:val="en-US"/>
          </w:rPr>
          <w:t xml:space="preserve"> of the</w:t>
        </w:r>
      </w:ins>
      <w:r>
        <w:rPr>
          <w:lang w:val="en-US"/>
        </w:rPr>
        <w:t xml:space="preserve"> overload points, the codec</w:t>
      </w:r>
      <w:del w:id="80" w:author="Gie" w:date="2015-04-14T16:25:00Z">
        <w:r>
          <w:rPr>
            <w:lang w:val="en-US"/>
          </w:rPr>
          <w:delText xml:space="preserve"> does not</w:delText>
        </w:r>
      </w:del>
      <w:r>
        <w:rPr>
          <w:lang w:val="en-US"/>
        </w:rPr>
        <w:t xml:space="preserve"> violat</w:t>
      </w:r>
      <w:ins w:id="81" w:author="Gie" w:date="2015-04-14T16:25:00Z">
        <w:r>
          <w:rPr>
            <w:lang w:val="en-US"/>
          </w:rPr>
          <w:t>e</w:t>
        </w:r>
      </w:ins>
      <w:r>
        <w:rPr>
          <w:lang w:val="en-US"/>
        </w:rPr>
        <w:t>s the given tolerance schem</w:t>
      </w:r>
      <w:ins w:id="82" w:author="Gie" w:date="2015-04-14T16:25:00Z">
        <w:r>
          <w:rPr>
            <w:lang w:val="en-US"/>
          </w:rPr>
          <w:t>e. This is vali</w:t>
        </w:r>
      </w:ins>
      <w:r>
        <w:rPr>
          <w:lang w:val="en-US"/>
        </w:rPr>
        <w:t>d for all bit rates.</w:t>
      </w:r>
      <w:del w:id="83" w:author="Gie" w:date="2015-04-14T16:26:00Z">
        <w:r>
          <w:rPr>
            <w:lang w:val="en-US"/>
          </w:rPr>
          <w:delText xml:space="preserve"> As for the narrowband mode, the frequency responses for the extra overload points, i.e., with additional attenuation of the source signal, violate the given tolerance scheme again several times. Especially for low bit rates (red/green/cyan curves) the codec does not perform well when using the CSS</w:delText>
        </w:r>
      </w:del>
      <w:r>
        <w:rPr>
          <w:lang w:val="en-US"/>
        </w:rPr>
        <w:t>.</w:t>
      </w:r>
    </w:p>
    <w:p>
      <w:pPr>
        <w:pStyle w:val="Heading3"/>
        <w:ind w:left="737" w:hanging="737"/>
        <w:rPr/>
      </w:pPr>
      <w:r>
        <w:rPr/>
        <w:tab/>
        <w:t>Idle noise generated with activation and digital zero input</w:t>
      </w:r>
    </w:p>
    <w:p>
      <w:pPr>
        <w:pStyle w:val="Normal"/>
        <w:rPr/>
      </w:pPr>
      <w:r>
        <w:rPr>
          <w:lang w:val="en-US"/>
        </w:rPr>
        <w:t xml:space="preserve">The following results are produced by applying the measurement instructions and requirements according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This includes an a</w:t>
      </w:r>
      <w:r>
        <w:rPr/>
        <w:t>ctivation of the device under test with a CSS burst before the measured idle segment.</w:t>
      </w:r>
    </w:p>
    <w:tbl>
      <w:tblPr>
        <w:tblW w:w="9500" w:type="dxa"/>
        <w:jc w:val="left"/>
        <w:tblInd w:w="-108" w:type="dxa"/>
        <w:tblLayout w:type="fixed"/>
        <w:tblCellMar>
          <w:top w:w="0" w:type="dxa"/>
          <w:left w:w="108" w:type="dxa"/>
          <w:bottom w:w="0" w:type="dxa"/>
          <w:right w:w="108" w:type="dxa"/>
        </w:tblCellMar>
      </w:tblPr>
      <w:tblGrid>
        <w:gridCol w:w="4750"/>
        <w:gridCol w:w="4750"/>
      </w:tblGrid>
      <w:tr>
        <w:trPr/>
        <w:tc>
          <w:tcPr>
            <w:tcW w:w="475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1" name="Bild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ild 44" descr=""/>
                          <pic:cNvPicPr>
                            <a:picLocks noChangeAspect="1" noChangeArrowheads="1"/>
                          </pic:cNvPicPr>
                        </pic:nvPicPr>
                        <pic:blipFill>
                          <a:blip r:embed="rId122"/>
                          <a:srcRect l="-8" t="-12" r="-8" b="-12"/>
                          <a:stretch>
                            <a:fillRect/>
                          </a:stretch>
                        </pic:blipFill>
                        <pic:spPr bwMode="auto">
                          <a:xfrm>
                            <a:off x="0" y="0"/>
                            <a:ext cx="2867660" cy="1803400"/>
                          </a:xfrm>
                          <a:prstGeom prst="rect">
                            <a:avLst/>
                          </a:prstGeom>
                        </pic:spPr>
                      </pic:pic>
                    </a:graphicData>
                  </a:graphic>
                </wp:inline>
              </w:drawing>
            </w:r>
          </w:p>
        </w:tc>
        <w:tc>
          <w:tcPr>
            <w:tcW w:w="475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2" name="Bild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ild 45" descr=""/>
                          <pic:cNvPicPr>
                            <a:picLocks noChangeAspect="1" noChangeArrowheads="1"/>
                          </pic:cNvPicPr>
                        </pic:nvPicPr>
                        <pic:blipFill>
                          <a:blip r:embed="rId123"/>
                          <a:srcRect l="-8" t="-12" r="-8" b="-12"/>
                          <a:stretch>
                            <a:fillRect/>
                          </a:stretch>
                        </pic:blipFill>
                        <pic:spPr bwMode="auto">
                          <a:xfrm>
                            <a:off x="0" y="0"/>
                            <a:ext cx="2867660" cy="1803400"/>
                          </a:xfrm>
                          <a:prstGeom prst="rect">
                            <a:avLst/>
                          </a:prstGeom>
                        </pic:spPr>
                      </pic:pic>
                    </a:graphicData>
                  </a:graphic>
                </wp:inline>
              </w:drawing>
            </w:r>
          </w:p>
        </w:tc>
      </w:tr>
      <w:tr>
        <w:trPr/>
        <w:tc>
          <w:tcPr>
            <w:tcW w:w="9500" w:type="dxa"/>
            <w:gridSpan w:val="2"/>
            <w:tcBorders/>
          </w:tcPr>
          <w:p>
            <w:pPr>
              <w:pStyle w:val="Normal"/>
              <w:keepNext w:val="true"/>
              <w:keepLines/>
              <w:spacing w:before="0" w:after="120"/>
              <w:jc w:val="center"/>
              <w:rPr>
                <w:rFonts w:eastAsia="Calibri"/>
                <w:szCs w:val="22"/>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45</w:t>
            </w:r>
            <w:r>
              <w:rPr>
                <w:lang w:val="en-US"/>
              </w:rPr>
              <w:fldChar w:fldCharType="end"/>
            </w:r>
            <w:r>
              <w:rPr>
                <w:lang w:val="en-US"/>
              </w:rPr>
              <w:t>: Idle noise spectrum with activation for different overload points</w:t>
            </w:r>
          </w:p>
        </w:tc>
      </w:tr>
    </w:tbl>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60" w:after="60"/>
              <w:jc w:val="right"/>
              <w:rPr>
                <w:lang w:val="en-US"/>
              </w:rPr>
            </w:pPr>
            <w:r>
              <w:rPr>
                <w:lang w:val="en-US"/>
              </w:rPr>
            </w:r>
          </w:p>
        </w:tc>
        <w:tc>
          <w:tcPr>
            <w:tcW w:w="2494" w:type="dxa"/>
            <w:gridSpan w:val="2"/>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center"/>
              <w:rPr/>
            </w:pPr>
            <w:r>
              <w:rPr>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bit rate</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3.0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-205.8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-91.6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-88.4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-92.4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-87.5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-108.1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-107.2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-95.2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-91.7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-105.5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-106.9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-109.1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-107.3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-105.3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pPr>
            <w:r>
              <w:rPr>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-113.2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-111.4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lang w:val="en-US"/>
              </w:rPr>
              <w:t>64.0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-101.8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-107.8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lang w:val="en-US"/>
              </w:rPr>
              <w:t>96.0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-111.9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-113.0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lang w:val="en-US"/>
              </w:rPr>
              <w:t>128.0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-111.9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lang w:val="en-US"/>
              </w:rPr>
            </w:pPr>
            <w:r>
              <w:rPr/>
              <w:t>-114.5</w:t>
            </w:r>
          </w:p>
        </w:tc>
      </w:tr>
    </w:tbl>
    <w:p>
      <w:pPr>
        <w:pStyle w:val="Normal"/>
        <w:keepNext w:val="true"/>
        <w:keepLines/>
        <w:jc w:val="center"/>
        <w:rPr>
          <w:lang w:val="en-US"/>
        </w:rPr>
      </w:pPr>
      <w:bookmarkStart w:id="73" w:name="_Ref416287555"/>
      <w:r>
        <w:rPr>
          <w:lang w:val="en-US"/>
        </w:rPr>
        <w:t xml:space="preserve">Table </w:t>
      </w:r>
      <w:r>
        <w:rPr/>
        <w:fldChar w:fldCharType="begin"/>
      </w:r>
      <w:r>
        <w:rPr/>
        <w:instrText xml:space="preserve"> SEQ Table \* ARABIC </w:instrText>
      </w:r>
      <w:r>
        <w:rPr/>
        <w:fldChar w:fldCharType="separate"/>
      </w:r>
      <w:r>
        <w:rPr/>
        <w:t>14</w:t>
      </w:r>
      <w:r>
        <w:rPr/>
        <w:fldChar w:fldCharType="end"/>
      </w:r>
      <w:bookmarkEnd w:id="73"/>
      <w:r>
        <w:rPr>
          <w:lang w:val="en-US"/>
        </w:rPr>
        <w:t>: Idle noise levels with activation in dB(A) (requirement: -57.0 dB(A))</w:t>
      </w:r>
    </w:p>
    <w:p>
      <w:pPr>
        <w:pStyle w:val="Normal"/>
        <w:rPr>
          <w:lang w:val="en-US"/>
        </w:rPr>
      </w:pPr>
      <w:r>
        <w:rPr>
          <w:lang w:val="en-US"/>
        </w:rPr>
      </w:r>
    </w:p>
    <w:p>
      <w:pPr>
        <w:pStyle w:val="Normal"/>
        <w:rPr>
          <w:lang w:val="en-US"/>
        </w:rPr>
      </w:pPr>
      <w:r>
        <w:rPr>
          <w:lang w:val="en-US"/>
        </w:rPr>
        <w:t xml:space="preserve">Neither in the frequency representation shown in </w:t>
      </w:r>
      <w:r>
        <w:rPr>
          <w:lang w:val="en-US"/>
        </w:rPr>
        <w:fldChar w:fldCharType="begin"/>
      </w:r>
      <w:r>
        <w:rPr>
          <w:lang w:val="en-US"/>
        </w:rPr>
        <w:instrText xml:space="preserve"> REF _Ref416287483 \h </w:instrText>
      </w:r>
      <w:r>
        <w:rPr>
          <w:lang w:val="en-US"/>
        </w:rPr>
        <w:fldChar w:fldCharType="separate"/>
      </w:r>
      <w:r>
        <w:rPr>
          <w:lang w:val="en-US"/>
        </w:rPr>
        <w:t>Figure 44</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_Ref416287555 \h </w:instrText>
      </w:r>
      <w:r>
        <w:rPr>
          <w:lang w:val="en-US"/>
        </w:rPr>
        <w:fldChar w:fldCharType="separate"/>
      </w:r>
      <w:r>
        <w:rPr>
          <w:lang w:val="en-US"/>
        </w:rPr>
        <w:t>Table 14</w:t>
      </w:r>
      <w:r>
        <w:rPr>
          <w:lang w:val="en-US"/>
        </w:rPr>
        <w:fldChar w:fldCharType="end"/>
      </w:r>
      <w:r>
        <w:rPr>
          <w:lang w:val="en-US"/>
        </w:rPr>
        <w:t xml:space="preserve">, a violation of the requirements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can be observed for any wideband bit rate.</w:t>
      </w:r>
    </w:p>
    <w:p>
      <w:pPr>
        <w:pStyle w:val="Heading3"/>
        <w:ind w:left="737" w:hanging="737"/>
        <w:rPr/>
      </w:pPr>
      <w:r>
        <w:rPr/>
        <w:tab/>
        <w:t>Idle noise generated with activation and dithering noise</w:t>
      </w:r>
    </w:p>
    <w:p>
      <w:pPr>
        <w:pStyle w:val="Normal"/>
        <w:rPr/>
      </w:pPr>
      <w:r>
        <w:rPr/>
        <w:t>The original measurement 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2 was used.</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3" name="Bild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ild 46" descr=""/>
                          <pic:cNvPicPr>
                            <a:picLocks noChangeAspect="1" noChangeArrowheads="1"/>
                          </pic:cNvPicPr>
                        </pic:nvPicPr>
                        <pic:blipFill>
                          <a:blip r:embed="rId124"/>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4" name="Bild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ild 47" descr=""/>
                          <pic:cNvPicPr>
                            <a:picLocks noChangeAspect="1" noChangeArrowheads="1"/>
                          </pic:cNvPicPr>
                        </pic:nvPicPr>
                        <pic:blipFill>
                          <a:blip r:embed="rId125"/>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pPr>
            <w:bookmarkStart w:id="74" w:name="_Ref416287659"/>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46</w:t>
            </w:r>
            <w:r>
              <w:rPr>
                <w:szCs w:val="22"/>
                <w:rFonts w:eastAsia="Calibri"/>
                <w:lang w:val="en-US"/>
              </w:rPr>
              <w:fldChar w:fldCharType="end"/>
            </w:r>
            <w:bookmarkEnd w:id="74"/>
            <w:r>
              <w:rPr>
                <w:rFonts w:eastAsia="Calibri"/>
                <w:szCs w:val="22"/>
                <w:lang w:val="en-US"/>
              </w:rPr>
              <w:t xml:space="preserve">: Idle noise spectrum with </w:t>
            </w:r>
            <w:r>
              <w:rPr/>
              <w:t xml:space="preserve">activation and </w:t>
            </w:r>
            <w:r>
              <w:rPr>
                <w:rFonts w:eastAsia="Calibri"/>
                <w:szCs w:val="22"/>
                <w:lang w:val="en-US"/>
              </w:rPr>
              <w:t>1-bit dithering noise</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5" name="Bild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ild 48" descr=""/>
                          <pic:cNvPicPr>
                            <a:picLocks noChangeAspect="1" noChangeArrowheads="1"/>
                          </pic:cNvPicPr>
                        </pic:nvPicPr>
                        <pic:blipFill>
                          <a:blip r:embed="rId126"/>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6" name="Bild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ild 49" descr=""/>
                          <pic:cNvPicPr>
                            <a:picLocks noChangeAspect="1" noChangeArrowheads="1"/>
                          </pic:cNvPicPr>
                        </pic:nvPicPr>
                        <pic:blipFill>
                          <a:blip r:embed="rId127"/>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pPr>
            <w:bookmarkStart w:id="75" w:name="_Ref416287670"/>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47</w:t>
            </w:r>
            <w:r>
              <w:rPr>
                <w:szCs w:val="22"/>
                <w:rFonts w:eastAsia="Calibri"/>
                <w:lang w:val="en-US"/>
              </w:rPr>
              <w:fldChar w:fldCharType="end"/>
            </w:r>
            <w:bookmarkEnd w:id="75"/>
            <w:r>
              <w:rPr>
                <w:rFonts w:eastAsia="Calibri"/>
                <w:szCs w:val="22"/>
                <w:lang w:val="en-US"/>
              </w:rPr>
              <w:t xml:space="preserve">: Idle noise spectrum with </w:t>
            </w:r>
            <w:r>
              <w:rPr/>
              <w:t xml:space="preserve">activation and </w:t>
            </w:r>
            <w:r>
              <w:rPr>
                <w:rFonts w:eastAsia="Calibri"/>
                <w:szCs w:val="22"/>
                <w:lang w:val="en-US"/>
              </w:rPr>
              <w:t>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rPr>
                <w:rFonts w:cs="Arial"/>
                <w:lang w:val="en-US"/>
              </w:rPr>
            </w:pPr>
            <w:r>
              <w:rPr>
                <w:rFonts w:cs="Arial"/>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-91.6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-87.5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-72.9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-108.1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-107.2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-95.2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-91.7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-87.3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-105.5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-106.9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-109.1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-107.3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-105.3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-75.2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-113.2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-87.9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-101.8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-107.8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-87.2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-113.0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-114.5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-74.9</w:t>
            </w:r>
          </w:p>
        </w:tc>
      </w:tr>
    </w:tbl>
    <w:p>
      <w:pPr>
        <w:pStyle w:val="Normal"/>
        <w:keepNext w:val="true"/>
        <w:keepLines/>
        <w:jc w:val="center"/>
        <w:rPr>
          <w:lang w:val="en-US"/>
        </w:rPr>
      </w:pPr>
      <w:bookmarkStart w:id="76" w:name="_Ref416287627"/>
      <w:r>
        <w:rPr>
          <w:lang w:val="en-US"/>
        </w:rPr>
        <w:t xml:space="preserve">Table </w:t>
      </w:r>
      <w:r>
        <w:rPr/>
        <w:fldChar w:fldCharType="begin"/>
      </w:r>
      <w:r>
        <w:rPr/>
        <w:instrText xml:space="preserve"> SEQ Table \* ARABIC </w:instrText>
      </w:r>
      <w:r>
        <w:rPr/>
        <w:fldChar w:fldCharType="separate"/>
      </w:r>
      <w:r>
        <w:rPr/>
        <w:t>15</w:t>
      </w:r>
      <w:r>
        <w:rPr/>
        <w:fldChar w:fldCharType="end"/>
      </w:r>
      <w:bookmarkEnd w:id="76"/>
      <w:r>
        <w:rPr>
          <w:lang w:val="en-US"/>
        </w:rPr>
        <w:t>: Idle noise levels with activation and dithering noise in dB(A)</w:t>
      </w:r>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_Ref416287659 \h </w:instrText>
      </w:r>
      <w:r>
        <w:rPr>
          <w:lang w:val="en-US"/>
        </w:rPr>
        <w:fldChar w:fldCharType="separate"/>
      </w:r>
      <w:r>
        <w:rPr>
          <w:lang w:val="en-US"/>
        </w:rPr>
        <w:t>Figure 46</w:t>
      </w:r>
      <w:r>
        <w:rPr>
          <w:lang w:val="en-US"/>
        </w:rPr>
        <w:fldChar w:fldCharType="end"/>
      </w:r>
      <w:r>
        <w:rPr>
          <w:lang w:val="en-US"/>
        </w:rPr>
        <w:t xml:space="preserve"> and </w:t>
      </w:r>
      <w:r>
        <w:rPr>
          <w:lang w:val="en-US"/>
        </w:rPr>
        <w:fldChar w:fldCharType="begin"/>
      </w:r>
      <w:r>
        <w:rPr>
          <w:lang w:val="en-US"/>
        </w:rPr>
        <w:instrText xml:space="preserve"> REF _Ref416287670 \h </w:instrText>
      </w:r>
      <w:r>
        <w:rPr>
          <w:lang w:val="en-US"/>
        </w:rPr>
        <w:fldChar w:fldCharType="separate"/>
      </w:r>
      <w:r>
        <w:rPr>
          <w:lang w:val="en-US"/>
        </w:rPr>
        <w:t>Figure 47</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_Ref416287627 \h </w:instrText>
      </w:r>
      <w:r>
        <w:rPr>
          <w:lang w:val="en-US"/>
        </w:rPr>
        <w:fldChar w:fldCharType="separate"/>
      </w:r>
      <w:r>
        <w:rPr>
          <w:lang w:val="en-US"/>
        </w:rPr>
        <w:t>Table 15</w:t>
      </w:r>
      <w:r>
        <w:rPr>
          <w:lang w:val="en-US"/>
        </w:rPr>
        <w:fldChar w:fldCharType="end"/>
      </w:r>
      <w:r>
        <w:rPr>
          <w:lang w:val="en-US"/>
        </w:rPr>
        <w:t>, a violation of the requirements can be observed for any wideband bit rate or overload point.</w:t>
      </w:r>
    </w:p>
    <w:p>
      <w:pPr>
        <w:pStyle w:val="Normal"/>
        <w:rPr/>
      </w:pPr>
      <w:r>
        <w:rPr>
          <w:lang w:val="en-US"/>
        </w:rPr>
        <w:t xml:space="preserve">The results for the two overload points, however, show a different behavior with respect to the same dithering noise power, especially at </w:t>
      </w:r>
      <w:ins w:id="84" w:author="Gie" w:date="2015-04-14T16:32:00Z">
        <w:r>
          <w:rPr>
            <w:lang w:val="en-US"/>
          </w:rPr>
          <w:t xml:space="preserve">the </w:t>
        </w:r>
      </w:ins>
      <w:r>
        <w:rPr>
          <w:lang w:val="en-US"/>
        </w:rPr>
        <w:t>bit rate 24.4 kbit/s. The codec produces a higher amount of low frequency noise after the activation signal compared to other bitrates. Probably this can be attributed to the different states of the codec depending on the overload point specific scaling of the activation sequence. The low frequency noise disappears shortly after the activation. Therefore, the next section describes the same measurement without activation.</w:t>
      </w:r>
    </w:p>
    <w:p>
      <w:pPr>
        <w:pStyle w:val="Heading3"/>
        <w:ind w:left="737" w:hanging="737"/>
        <w:rPr/>
      </w:pPr>
      <w:r>
        <w:rPr/>
        <w:tab/>
        <w:t>Idle Noise without Activation</w:t>
      </w:r>
    </w:p>
    <w:p>
      <w:pPr>
        <w:pStyle w:val="Normal"/>
        <w:rPr/>
      </w:pPr>
      <w:r>
        <w:rPr/>
        <w:t>The following results are produced by applying measurement instructions and requirements without the preceding activation sequence.</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lang w:val="de-DE" w:eastAsia="en-US"/>
              </w:rPr>
              <w:drawing>
                <wp:inline distT="0" distB="0" distL="0" distR="0">
                  <wp:extent cx="2867660" cy="1803400"/>
                  <wp:effectExtent l="0" t="0" r="0" b="0"/>
                  <wp:docPr id="127" name="Bild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ild 50" descr=""/>
                          <pic:cNvPicPr>
                            <a:picLocks noChangeAspect="1" noChangeArrowheads="1"/>
                          </pic:cNvPicPr>
                        </pic:nvPicPr>
                        <pic:blipFill>
                          <a:blip r:embed="rId128"/>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8" name="Bild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ild 51" descr=""/>
                          <pic:cNvPicPr>
                            <a:picLocks noChangeAspect="1" noChangeArrowheads="1"/>
                          </pic:cNvPicPr>
                        </pic:nvPicPr>
                        <pic:blipFill>
                          <a:blip r:embed="rId129"/>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77" w:name="_Ref416287751"/>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48</w:t>
            </w:r>
            <w:r>
              <w:rPr>
                <w:lang w:val="en-US"/>
              </w:rPr>
              <w:fldChar w:fldCharType="end"/>
            </w:r>
            <w:bookmarkEnd w:id="77"/>
            <w:r>
              <w:rPr>
                <w:lang w:val="en-US"/>
              </w:rPr>
              <w:t>: Idle noise spectrum without activation for different overload points</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29" name="Bild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ild 52" descr=""/>
                          <pic:cNvPicPr>
                            <a:picLocks noChangeAspect="1" noChangeArrowheads="1"/>
                          </pic:cNvPicPr>
                        </pic:nvPicPr>
                        <pic:blipFill>
                          <a:blip r:embed="rId130"/>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30" name="Bild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ild 53" descr=""/>
                          <pic:cNvPicPr>
                            <a:picLocks noChangeAspect="1" noChangeArrowheads="1"/>
                          </pic:cNvPicPr>
                        </pic:nvPicPr>
                        <pic:blipFill>
                          <a:blip r:embed="rId131"/>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78" w:name="_Ref416287760"/>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49</w:t>
            </w:r>
            <w:r>
              <w:rPr>
                <w:szCs w:val="22"/>
                <w:rFonts w:eastAsia="Calibri"/>
                <w:lang w:val="en-US"/>
              </w:rPr>
              <w:fldChar w:fldCharType="end"/>
            </w:r>
            <w:bookmarkEnd w:id="78"/>
            <w:r>
              <w:rPr>
                <w:rFonts w:eastAsia="Calibri"/>
                <w:szCs w:val="22"/>
                <w:lang w:val="en-US"/>
              </w:rPr>
              <w:t>: Idle noise spectrum without activation with 1-bit dithering noise</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31" name="Bild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ild 54" descr=""/>
                          <pic:cNvPicPr>
                            <a:picLocks noChangeAspect="1" noChangeArrowheads="1"/>
                          </pic:cNvPicPr>
                        </pic:nvPicPr>
                        <pic:blipFill>
                          <a:blip r:embed="rId132"/>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32" name="Bild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ild 55" descr=""/>
                          <pic:cNvPicPr>
                            <a:picLocks noChangeAspect="1" noChangeArrowheads="1"/>
                          </pic:cNvPicPr>
                        </pic:nvPicPr>
                        <pic:blipFill>
                          <a:blip r:embed="rId133"/>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79" w:name="_Ref416287791"/>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50</w:t>
            </w:r>
            <w:r>
              <w:rPr>
                <w:szCs w:val="22"/>
                <w:rFonts w:eastAsia="Calibri"/>
                <w:lang w:val="en-US"/>
              </w:rPr>
              <w:fldChar w:fldCharType="end"/>
            </w:r>
            <w:bookmarkEnd w:id="79"/>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5.9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7.2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-94.1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-73.0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-98.4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-72.2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-96.4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-85.9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-73.5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-87.3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-81.1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-75.1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-86.9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-88.3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-80.6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-74.6</w:t>
            </w:r>
          </w:p>
        </w:tc>
      </w:tr>
    </w:tbl>
    <w:p>
      <w:pPr>
        <w:pStyle w:val="Normal"/>
        <w:keepNext w:val="true"/>
        <w:keepLines/>
        <w:jc w:val="center"/>
        <w:rPr>
          <w:lang w:val="en-US"/>
        </w:rPr>
      </w:pPr>
      <w:bookmarkStart w:id="80" w:name="_Ref416287824"/>
      <w:r>
        <w:rPr>
          <w:lang w:val="en-US"/>
        </w:rPr>
        <w:t xml:space="preserve">Table </w:t>
      </w:r>
      <w:r>
        <w:rPr/>
        <w:fldChar w:fldCharType="begin"/>
      </w:r>
      <w:r>
        <w:rPr/>
        <w:instrText xml:space="preserve"> SEQ Table \* ARABIC </w:instrText>
      </w:r>
      <w:r>
        <w:rPr/>
        <w:fldChar w:fldCharType="separate"/>
      </w:r>
      <w:r>
        <w:rPr/>
        <w:t>16</w:t>
      </w:r>
      <w:r>
        <w:rPr/>
        <w:fldChar w:fldCharType="end"/>
      </w:r>
      <w:bookmarkEnd w:id="80"/>
      <w:r>
        <w:rPr>
          <w:lang w:val="en-US"/>
        </w:rPr>
        <w:t>: Idle noise levels without activation with dithering noise in dB(A)</w:t>
      </w:r>
    </w:p>
    <w:p>
      <w:pPr>
        <w:pStyle w:val="Normal"/>
        <w:rPr>
          <w:lang w:val="en-US"/>
        </w:rPr>
      </w:pPr>
      <w:r>
        <w:rPr>
          <w:lang w:val="en-US"/>
        </w:rPr>
      </w:r>
    </w:p>
    <w:p>
      <w:pPr>
        <w:pStyle w:val="Normal"/>
        <w:rPr>
          <w:lang w:val="en-US"/>
        </w:rPr>
      </w:pPr>
      <w:r>
        <w:rPr>
          <w:lang w:val="en-US"/>
        </w:rPr>
        <w:t xml:space="preserve">Again, neither in the spectral analysis of the noise floor shown in </w:t>
      </w:r>
      <w:r>
        <w:rPr>
          <w:lang w:val="en-US"/>
        </w:rPr>
        <w:fldChar w:fldCharType="begin"/>
      </w:r>
      <w:r>
        <w:rPr>
          <w:lang w:val="en-US"/>
        </w:rPr>
        <w:instrText xml:space="preserve"> REF _Ref416287751 \h </w:instrText>
      </w:r>
      <w:r>
        <w:rPr>
          <w:lang w:val="en-US"/>
        </w:rPr>
        <w:fldChar w:fldCharType="separate"/>
      </w:r>
      <w:r>
        <w:rPr>
          <w:lang w:val="en-US"/>
        </w:rPr>
        <w:t>Figure 48</w:t>
      </w:r>
      <w:r>
        <w:rPr>
          <w:lang w:val="en-US"/>
        </w:rPr>
        <w:fldChar w:fldCharType="end"/>
      </w:r>
      <w:r>
        <w:rPr>
          <w:lang w:val="en-US"/>
        </w:rPr>
        <w:t xml:space="preserve">, </w:t>
      </w:r>
      <w:r>
        <w:rPr>
          <w:lang w:val="en-US"/>
        </w:rPr>
        <w:fldChar w:fldCharType="begin"/>
      </w:r>
      <w:r>
        <w:rPr>
          <w:lang w:val="en-US"/>
        </w:rPr>
        <w:instrText xml:space="preserve"> REF _Ref416287760 \h </w:instrText>
      </w:r>
      <w:r>
        <w:rPr>
          <w:lang w:val="en-US"/>
        </w:rPr>
        <w:fldChar w:fldCharType="separate"/>
      </w:r>
      <w:r>
        <w:rPr>
          <w:lang w:val="en-US"/>
        </w:rPr>
        <w:t>Figure 49</w:t>
      </w:r>
      <w:r>
        <w:rPr>
          <w:lang w:val="en-US"/>
        </w:rPr>
        <w:fldChar w:fldCharType="end"/>
      </w:r>
      <w:r>
        <w:rPr>
          <w:lang w:val="en-US"/>
        </w:rPr>
        <w:t xml:space="preserve">, and </w:t>
      </w:r>
      <w:r>
        <w:rPr>
          <w:lang w:val="en-US"/>
        </w:rPr>
        <w:fldChar w:fldCharType="begin"/>
      </w:r>
      <w:r>
        <w:rPr>
          <w:lang w:val="en-US"/>
        </w:rPr>
        <w:instrText xml:space="preserve"> REF _Ref416287791 \h </w:instrText>
      </w:r>
      <w:r>
        <w:rPr>
          <w:lang w:val="en-US"/>
        </w:rPr>
        <w:fldChar w:fldCharType="separate"/>
      </w:r>
      <w:r>
        <w:rPr>
          <w:lang w:val="en-US"/>
        </w:rPr>
        <w:t>Figure 50</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_Ref416287824 \h </w:instrText>
      </w:r>
      <w:r>
        <w:rPr>
          <w:lang w:val="en-US"/>
        </w:rPr>
        <w:fldChar w:fldCharType="separate"/>
      </w:r>
      <w:r>
        <w:rPr>
          <w:lang w:val="en-US"/>
        </w:rPr>
        <w:t>Table 16</w:t>
      </w:r>
      <w:r>
        <w:rPr>
          <w:lang w:val="en-US"/>
        </w:rPr>
        <w:fldChar w:fldCharType="end"/>
      </w:r>
      <w:r>
        <w:rPr>
          <w:lang w:val="en-US"/>
        </w:rPr>
        <w:t>, a violation of the requirements can be observed for any wideband bit rate or overload point.</w:t>
      </w:r>
    </w:p>
    <w:p>
      <w:pPr>
        <w:pStyle w:val="Normal"/>
        <w:rPr/>
      </w:pPr>
      <w:r>
        <w:rPr>
          <w:lang w:val="en-US"/>
        </w:rPr>
        <w:t xml:space="preserve">For the bit rates 9.6, 16.4, 24.4, 48.0, 64.0, 96.0, and 128.0 kbit/s, the digital zero input is encoded to a digital zero output leading to idle noise levels lower than -200 dB(A), which are outside the plotting range in </w:t>
      </w:r>
      <w:r>
        <w:rPr>
          <w:lang w:val="en-US"/>
        </w:rPr>
        <w:fldChar w:fldCharType="begin"/>
      </w:r>
      <w:r>
        <w:rPr>
          <w:lang w:val="en-US"/>
        </w:rPr>
        <w:instrText xml:space="preserve"> REF _Ref416287751 \h </w:instrText>
      </w:r>
      <w:r>
        <w:rPr>
          <w:lang w:val="en-US"/>
        </w:rPr>
        <w:fldChar w:fldCharType="separate"/>
      </w:r>
      <w:r>
        <w:rPr>
          <w:lang w:val="en-US"/>
        </w:rPr>
        <w:t>Figure 48</w:t>
      </w:r>
      <w:r>
        <w:rPr>
          <w:lang w:val="en-US"/>
        </w:rPr>
        <w:fldChar w:fldCharType="end"/>
      </w:r>
      <w:r>
        <w:rPr>
          <w:lang w:val="en-US"/>
        </w:rPr>
        <w:t>. The other bit rates 5.9, 7.2, 8.0, 13.2, and 32.0 kbit/s, however, generate a non-zero output even for digital zero input.</w:t>
      </w:r>
    </w:p>
    <w:p>
      <w:pPr>
        <w:pStyle w:val="Normal"/>
        <w:rPr>
          <w:lang w:val="en-US"/>
        </w:rPr>
      </w:pPr>
      <w:r>
        <w:rPr>
          <w:lang w:val="en-US"/>
        </w:rPr>
        <w:t>With dithering noise, the results for the two overload points are shifted by 6 dB but otherwise show the same behavior.</w:t>
      </w:r>
    </w:p>
    <w:p>
      <w:pPr>
        <w:pStyle w:val="Heading3"/>
        <w:ind w:left="737" w:hanging="737"/>
        <w:rPr/>
      </w:pPr>
      <w:r>
        <w:rPr/>
        <w:tab/>
        <w:t>Distortion vs. input level</w:t>
      </w:r>
    </w:p>
    <w:p>
      <w:pPr>
        <w:pStyle w:val="Normal"/>
        <w:rPr>
          <w:lang w:val="en-US"/>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The signal-to-distortion ratio is measured for a 1020 Hz sine with different source levels. For levels -40 and -45 dBm0, the limits of 22.5 dB and 17.5 dB, respectively, are recommendations and not be regarded as a failing result.</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33" name="Bild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ild 56" descr=""/>
                          <pic:cNvPicPr>
                            <a:picLocks noChangeAspect="1" noChangeArrowheads="1"/>
                          </pic:cNvPicPr>
                        </pic:nvPicPr>
                        <pic:blipFill>
                          <a:blip r:embed="rId134"/>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34" name="Bild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ild 57" descr=""/>
                          <pic:cNvPicPr>
                            <a:picLocks noChangeAspect="1" noChangeArrowheads="1"/>
                          </pic:cNvPicPr>
                        </pic:nvPicPr>
                        <pic:blipFill>
                          <a:blip r:embed="rId135"/>
                          <a:srcRect l="-8" t="-12" r="-8" b="-12"/>
                          <a:stretch>
                            <a:fillRect/>
                          </a:stretch>
                        </pic:blipFill>
                        <pic:spPr bwMode="auto">
                          <a:xfrm>
                            <a:off x="0" y="0"/>
                            <a:ext cx="2870200" cy="1817370"/>
                          </a:xfrm>
                          <a:prstGeom prst="rect">
                            <a:avLst/>
                          </a:prstGeom>
                        </pic:spPr>
                      </pic:pic>
                    </a:graphicData>
                  </a:graphic>
                </wp:inline>
              </w:drawing>
            </w:r>
          </w:p>
        </w:tc>
      </w:tr>
      <w:tr>
        <w:trPr/>
        <w:tc>
          <w:tcPr>
            <w:tcW w:w="9474" w:type="dxa"/>
            <w:gridSpan w:val="2"/>
            <w:tcBorders/>
          </w:tcPr>
          <w:p>
            <w:pPr>
              <w:pStyle w:val="Normal"/>
              <w:keepNext w:val="true"/>
              <w:keepLines/>
              <w:spacing w:before="0" w:after="120"/>
              <w:jc w:val="center"/>
              <w:rPr/>
            </w:pPr>
            <w:bookmarkStart w:id="81" w:name="_Ref41628789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51</w:t>
            </w:r>
            <w:r>
              <w:rPr>
                <w:szCs w:val="22"/>
                <w:rFonts w:eastAsia="Calibri"/>
                <w:lang w:val="en-US"/>
              </w:rPr>
              <w:fldChar w:fldCharType="end"/>
            </w:r>
            <w:bookmarkEnd w:id="81"/>
            <w:r>
              <w:rPr>
                <w:rFonts w:eastAsia="Calibri"/>
                <w:szCs w:val="22"/>
                <w:lang w:val="en-US"/>
              </w:rPr>
              <w:t>: Signal-to-distortion ratio for different input levels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_Ref416287894 \h </w:instrText>
      </w:r>
      <w:r>
        <w:rPr>
          <w:lang w:val="en-US"/>
        </w:rPr>
        <w:fldChar w:fldCharType="separate"/>
      </w:r>
      <w:r>
        <w:rPr>
          <w:lang w:val="en-US"/>
        </w:rPr>
        <w:t>Figure 51</w:t>
      </w:r>
      <w:r>
        <w:rPr>
          <w:lang w:val="en-US"/>
        </w:rPr>
        <w:fldChar w:fldCharType="end"/>
      </w:r>
      <w:r>
        <w:rPr>
          <w:lang w:val="en-US"/>
        </w:rPr>
        <w:t>. It can be observed that for lower bit rates (red/gree</w:t>
      </w:r>
      <w:del w:id="85" w:author="Gie" w:date="2015-04-14T16:19:00Z">
        <w:r>
          <w:rPr>
            <w:lang w:val="en-US"/>
          </w:rPr>
          <w:delText>n/cyan/yellow</w:delText>
        </w:r>
      </w:del>
      <w:r>
        <w:rPr>
          <w:lang w:val="en-US"/>
        </w:rPr>
        <w:t xml:space="preserve"> curves) the signal-to-distortion ratio</w:t>
      </w:r>
      <w:ins w:id="86" w:author="Gie" w:date="2015-04-14T16:19:00Z">
        <w:r>
          <w:rPr>
            <w:lang w:val="en-US"/>
          </w:rPr>
          <w:t xml:space="preserve"> slightly</w:t>
        </w:r>
      </w:ins>
      <w:r>
        <w:rPr>
          <w:lang w:val="en-US"/>
        </w:rPr>
        <w:t xml:space="preserve"> violates the tolerance scheme according to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at some gain point</w:t>
      </w:r>
      <w:ins w:id="87" w:author="Gie" w:date="2015-04-14T16:19:00Z">
        <w:r>
          <w:rPr>
            <w:lang w:val="en-US"/>
          </w:rPr>
          <w:t xml:space="preserve">s when choosing the overload </w:t>
        </w:r>
      </w:ins>
      <w:ins w:id="88" w:author="Gie" w:date="2015-04-14T16:22:00Z">
        <w:r>
          <w:rPr>
            <w:lang w:val="en-US"/>
          </w:rPr>
          <w:t>p</w:t>
        </w:r>
      </w:ins>
      <w:ins w:id="89" w:author="Gie" w:date="2015-04-14T16:19:00Z">
        <w:r>
          <w:rPr>
            <w:lang w:val="en-US"/>
          </w:rPr>
          <w:t>oint to 3.0 dBm</w:t>
        </w:r>
      </w:ins>
      <w:r>
        <w:rPr>
          <w:lang w:val="en-US"/>
        </w:rPr>
        <w:t>0. All other bit rates pass the test.</w:t>
      </w:r>
      <w:del w:id="90" w:author="Gie" w:date="2015-04-14T16:23:00Z">
        <w:r>
          <w:rPr>
            <w:lang w:val="en-US"/>
          </w:rPr>
          <w:delText xml:space="preserve"> Note, that the apparently strong variances of distortion curves are mainly caused by the sinusoidal source signal which is used here. For these bit rates, sine signals are not well encoded/decoded. Distortion measurements with real speech or at least speech-like signals might lead to more uniform results</w:delText>
        </w:r>
      </w:del>
      <w:r>
        <w:rPr>
          <w:lang w:val="en-US"/>
        </w:rPr>
        <w:t>.</w:t>
      </w:r>
    </w:p>
    <w:p>
      <w:pPr>
        <w:pStyle w:val="Heading3"/>
        <w:ind w:left="737" w:hanging="737"/>
        <w:rPr/>
      </w:pPr>
      <w:r>
        <w:rPr/>
        <w:tab/>
        <w:t>Distortion vs. frequency</w:t>
      </w:r>
    </w:p>
    <w:p>
      <w:pPr>
        <w:pStyle w:val="Normal"/>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w:t>
      </w:r>
      <w:r>
        <w:rPr/>
        <w:t xml:space="preserve"> extended with source frequencies above 1 kHz. The signal-to-distortion ratio for different frequencies and constant input level is measured.</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35" name="Bild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ild 58" descr=""/>
                          <pic:cNvPicPr>
                            <a:picLocks noChangeAspect="1" noChangeArrowheads="1"/>
                          </pic:cNvPicPr>
                        </pic:nvPicPr>
                        <pic:blipFill>
                          <a:blip r:embed="rId136"/>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36" name="Bild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ild 59" descr=""/>
                          <pic:cNvPicPr>
                            <a:picLocks noChangeAspect="1" noChangeArrowheads="1"/>
                          </pic:cNvPicPr>
                        </pic:nvPicPr>
                        <pic:blipFill>
                          <a:blip r:embed="rId137"/>
                          <a:srcRect l="-8" t="-12" r="-8" b="-12"/>
                          <a:stretch>
                            <a:fillRect/>
                          </a:stretch>
                        </pic:blipFill>
                        <pic:spPr bwMode="auto">
                          <a:xfrm>
                            <a:off x="0" y="0"/>
                            <a:ext cx="2870200" cy="1817370"/>
                          </a:xfrm>
                          <a:prstGeom prst="rect">
                            <a:avLst/>
                          </a:prstGeom>
                        </pic:spPr>
                      </pic:pic>
                    </a:graphicData>
                  </a:graphic>
                </wp:inline>
              </w:drawing>
            </w:r>
          </w:p>
        </w:tc>
      </w:tr>
      <w:tr>
        <w:trPr/>
        <w:tc>
          <w:tcPr>
            <w:tcW w:w="9474" w:type="dxa"/>
            <w:gridSpan w:val="2"/>
            <w:tcBorders/>
          </w:tcPr>
          <w:p>
            <w:pPr>
              <w:pStyle w:val="Normal"/>
              <w:keepNext w:val="true"/>
              <w:keepLines/>
              <w:spacing w:before="0" w:after="120"/>
              <w:jc w:val="center"/>
              <w:rPr/>
            </w:pPr>
            <w:bookmarkStart w:id="82" w:name="_Ref416287927"/>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52</w:t>
            </w:r>
            <w:r>
              <w:rPr>
                <w:szCs w:val="22"/>
                <w:rFonts w:eastAsia="Calibri"/>
                <w:lang w:val="en-US"/>
              </w:rPr>
              <w:fldChar w:fldCharType="end"/>
            </w:r>
            <w:bookmarkEnd w:id="82"/>
            <w:r>
              <w:rPr>
                <w:rFonts w:eastAsia="Calibri"/>
                <w:szCs w:val="22"/>
                <w:lang w:val="en-US"/>
              </w:rPr>
              <w:t>: Signal-to-distortion ratio for different frequencies</w:t>
            </w:r>
          </w:p>
        </w:tc>
      </w:tr>
    </w:tbl>
    <w:p>
      <w:pPr>
        <w:pStyle w:val="Normal"/>
        <w:spacing w:before="0" w:after="0"/>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_Ref416287927 \h </w:instrText>
      </w:r>
      <w:r>
        <w:rPr>
          <w:lang w:val="en-US"/>
        </w:rPr>
        <w:fldChar w:fldCharType="separate"/>
      </w:r>
      <w:r>
        <w:rPr>
          <w:lang w:val="en-US"/>
        </w:rPr>
        <w:t>Figure 52</w:t>
      </w:r>
      <w:r>
        <w:rPr>
          <w:lang w:val="en-US"/>
        </w:rPr>
        <w:fldChar w:fldCharType="end"/>
      </w:r>
      <w:r>
        <w:rPr>
          <w:lang w:val="en-US"/>
        </w:rPr>
        <w:t>. Again, the signal-to-distortion ratio violates the tolerance scheme according to [5] at lower bit rates (red/green/cyan curves) for the same reason as above. All other bit rates pass the test.</w:t>
      </w:r>
    </w:p>
    <w:p>
      <w:pPr>
        <w:pStyle w:val="Heading2"/>
        <w:rPr>
          <w:lang w:val="en-US" w:eastAsia="en-US"/>
        </w:rPr>
      </w:pPr>
      <w:r>
        <w:rPr/>
        <w:t>EVS-Mode: Super-Wideband (SWB)</w:t>
      </w:r>
    </w:p>
    <w:p>
      <w:pPr>
        <w:pStyle w:val="Heading3"/>
        <w:ind w:left="737" w:hanging="737"/>
        <w:rPr/>
      </w:pPr>
      <w:r>
        <w:rPr/>
        <w:tab/>
        <w:t>General</w:t>
      </w:r>
    </w:p>
    <w:p>
      <w:pPr>
        <w:pStyle w:val="Normal"/>
        <w:rPr/>
      </w:pPr>
      <w:r>
        <w:rPr>
          <w:lang w:val="en-US"/>
        </w:rPr>
        <w:t xml:space="preserve">In super-wideband mode, a sampling rate of 32 kHz and all bit rates (9.6, 13.2, 16.4, 24.4, 32.0, 48.0, 64.0, 96.0 and 128.0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Heading3"/>
        <w:ind w:left="737" w:hanging="737"/>
        <w:rPr/>
      </w:pPr>
      <w:r>
        <w:rPr/>
        <w:tab/>
        <w:t>Frequency response with real speech</w:t>
      </w:r>
    </w:p>
    <w:p>
      <w:pPr>
        <w:pStyle w:val="Normal"/>
        <w:rPr/>
      </w:pPr>
      <w:r>
        <w:rPr>
          <w:lang w:val="en-US"/>
        </w:rPr>
        <w:t xml:space="preserve">The following results are produced by applying measurement instructions similar to clause 8.4.2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adapted to super-wideband by replacing the source signal with a fullband version</w:t>
      </w:r>
      <w:r>
        <w:rPr/>
        <w:t xml:space="preserve"> of the same file.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 compared to the overload point 3.0 dBm0.</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37" name="Bild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ild 60" descr=""/>
                          <pic:cNvPicPr>
                            <a:picLocks noChangeAspect="1" noChangeArrowheads="1"/>
                          </pic:cNvPicPr>
                        </pic:nvPicPr>
                        <pic:blipFill>
                          <a:blip r:embed="rId138"/>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38" name="Bild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ild 61" descr=""/>
                          <pic:cNvPicPr>
                            <a:picLocks noChangeAspect="1" noChangeArrowheads="1"/>
                          </pic:cNvPicPr>
                        </pic:nvPicPr>
                        <pic:blipFill>
                          <a:blip r:embed="rId139"/>
                          <a:srcRect l="-8" t="-12" r="-8" b="-12"/>
                          <a:stretch>
                            <a:fillRect/>
                          </a:stretch>
                        </pic:blipFill>
                        <pic:spPr bwMode="auto">
                          <a:xfrm>
                            <a:off x="0" y="0"/>
                            <a:ext cx="2870200" cy="1817370"/>
                          </a:xfrm>
                          <a:prstGeom prst="rect">
                            <a:avLst/>
                          </a:prstGeom>
                        </pic:spPr>
                      </pic:pic>
                    </a:graphicData>
                  </a:graphic>
                </wp:inline>
              </w:drawing>
            </w:r>
          </w:p>
        </w:tc>
      </w:tr>
      <w:tr>
        <w:trPr>
          <w:trHeight w:val="3113" w:hRule="atLeast"/>
        </w:trPr>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39" name="Bild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ild 62" descr=""/>
                          <pic:cNvPicPr>
                            <a:picLocks noChangeAspect="1" noChangeArrowheads="1"/>
                          </pic:cNvPicPr>
                        </pic:nvPicPr>
                        <pic:blipFill>
                          <a:blip r:embed="rId140"/>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40" name="Bild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ild 63" descr=""/>
                          <pic:cNvPicPr>
                            <a:picLocks noChangeAspect="1" noChangeArrowheads="1"/>
                          </pic:cNvPicPr>
                        </pic:nvPicPr>
                        <pic:blipFill>
                          <a:blip r:embed="rId141"/>
                          <a:srcRect l="-8" t="-12" r="-8" b="-12"/>
                          <a:stretch>
                            <a:fillRect/>
                          </a:stretch>
                        </pic:blipFill>
                        <pic:spPr bwMode="auto">
                          <a:xfrm>
                            <a:off x="0" y="0"/>
                            <a:ext cx="2870200" cy="1817370"/>
                          </a:xfrm>
                          <a:prstGeom prst="rect">
                            <a:avLst/>
                          </a:prstGeom>
                        </pic:spPr>
                      </pic:pic>
                    </a:graphicData>
                  </a:graphic>
                </wp:inline>
              </w:drawing>
            </w:r>
          </w:p>
        </w:tc>
      </w:tr>
      <w:tr>
        <w:trPr/>
        <w:tc>
          <w:tcPr>
            <w:tcW w:w="9474" w:type="dxa"/>
            <w:gridSpan w:val="2"/>
            <w:tcBorders/>
          </w:tcPr>
          <w:p>
            <w:pPr>
              <w:pStyle w:val="Normal"/>
              <w:keepNext w:val="true"/>
              <w:keepLines/>
              <w:spacing w:before="0" w:after="120"/>
              <w:jc w:val="center"/>
              <w:rPr/>
            </w:pPr>
            <w:bookmarkStart w:id="83" w:name="_Ref416287984"/>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53</w:t>
            </w:r>
            <w:r>
              <w:rPr>
                <w:szCs w:val="22"/>
                <w:rFonts w:eastAsia="Calibri"/>
              </w:rPr>
              <w:fldChar w:fldCharType="end"/>
            </w:r>
            <w:bookmarkEnd w:id="83"/>
            <w:r>
              <w:rPr>
                <w:rFonts w:eastAsia="Calibri"/>
                <w:szCs w:val="22"/>
                <w:lang w:val="en-US"/>
              </w:rPr>
              <w:t>: Frequency response for different overload points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_Ref416287984 \h </w:instrText>
      </w:r>
      <w:r>
        <w:rPr>
          <w:lang w:val="en-US"/>
        </w:rPr>
        <w:fldChar w:fldCharType="separate"/>
      </w:r>
      <w:r>
        <w:rPr>
          <w:lang w:val="en-US"/>
        </w:rPr>
        <w:t>Figure 53</w:t>
      </w:r>
      <w:r>
        <w:rPr>
          <w:lang w:val="en-US"/>
        </w:rPr>
        <w:fldChar w:fldCharType="end"/>
      </w:r>
      <w:r>
        <w:rPr>
          <w:lang w:val="en-US"/>
        </w:rPr>
        <w:t>. For the default and extra overload points, the codec provides an accurate transmission behavior for all bit rates.</w:t>
      </w:r>
    </w:p>
    <w:p>
      <w:pPr>
        <w:pStyle w:val="Normal"/>
        <w:rPr>
          <w:rFonts w:eastAsia="SimSun;宋体"/>
          <w:lang w:val="en-US" w:eastAsia="zh-CN"/>
        </w:rPr>
      </w:pPr>
      <w:r>
        <w:rPr>
          <w:rFonts w:eastAsia="SimSun;宋体"/>
          <w:lang w:val="en-US" w:eastAsia="zh-CN"/>
        </w:rPr>
        <w:t>The results for the 1/3</w:t>
      </w:r>
      <w:r>
        <w:rPr>
          <w:rFonts w:eastAsia="SimSun;宋体"/>
          <w:vertAlign w:val="superscript"/>
          <w:lang w:val="en-US" w:eastAsia="zh-CN"/>
        </w:rPr>
        <w:t>rd</w:t>
      </w:r>
      <w:r>
        <w:rPr>
          <w:rFonts w:eastAsia="SimSun;宋体"/>
          <w:lang w:val="en-US" w:eastAsia="zh-CN"/>
        </w:rPr>
        <w:t xml:space="preserve"> octave analysis are shown in </w:t>
      </w:r>
      <w:r>
        <w:rPr>
          <w:rFonts w:eastAsia="SimSun;宋体"/>
          <w:lang w:val="en-US" w:eastAsia="zh-CN"/>
        </w:rPr>
        <w:fldChar w:fldCharType="begin"/>
      </w:r>
      <w:r>
        <w:rPr>
          <w:rFonts w:eastAsia="SimSun;宋体"/>
          <w:lang w:val="en-US" w:eastAsia="zh-CN"/>
        </w:rPr>
        <w:instrText xml:space="preserve"> REF _Ref416288038 \h </w:instrText>
      </w:r>
      <w:r>
        <w:rPr>
          <w:rFonts w:eastAsia="SimSun;宋体"/>
          <w:lang w:val="en-US" w:eastAsia="zh-CN"/>
        </w:rPr>
        <w:fldChar w:fldCharType="separate"/>
      </w:r>
      <w:r>
        <w:rPr>
          <w:rFonts w:eastAsia="SimSun;宋体"/>
          <w:lang w:val="en-US" w:eastAsia="zh-CN"/>
        </w:rPr>
        <w:t>Figure 54</w:t>
      </w:r>
      <w:r>
        <w:rPr>
          <w:rFonts w:eastAsia="SimSun;宋体"/>
          <w:lang w:val="en-US" w:eastAsia="zh-CN"/>
        </w:rPr>
        <w:fldChar w:fldCharType="end"/>
      </w:r>
      <w:r>
        <w:rPr>
          <w:rFonts w:eastAsia="SimSun;宋体"/>
          <w:lang w:val="en-US" w:eastAsia="zh-CN"/>
        </w:rPr>
        <w:t>.</w:t>
      </w:r>
    </w:p>
    <w:p>
      <w:pPr>
        <w:pStyle w:val="Normal"/>
        <w:ind w:left="360" w:hanging="0"/>
        <w:rPr>
          <w:rFonts w:eastAsia="SimSun;宋体"/>
          <w:lang w:val="en-US" w:eastAsia="zh-CN"/>
        </w:rPr>
      </w:pPr>
      <w:r>
        <w:rPr>
          <w:rFonts w:eastAsia="SimSun;宋体"/>
          <w:lang w:val="en-US" w:eastAsia="zh-CN"/>
        </w:rPr>
      </w:r>
    </w:p>
    <w:p>
      <w:pPr>
        <w:pStyle w:val="Normal"/>
        <w:ind w:left="360" w:hanging="0"/>
        <w:rPr>
          <w:lang w:val="en-US"/>
        </w:rPr>
      </w:pPr>
      <w:r>
        <w:rPr>
          <w:lang w:val="en-US"/>
        </w:rPr>
      </w:r>
    </w:p>
    <w:tbl>
      <w:tblPr>
        <w:tblW w:w="9480" w:type="dxa"/>
        <w:jc w:val="left"/>
        <w:tblInd w:w="-108" w:type="dxa"/>
        <w:tblLayout w:type="fixed"/>
        <w:tblCellMar>
          <w:top w:w="0" w:type="dxa"/>
          <w:left w:w="108" w:type="dxa"/>
          <w:bottom w:w="0" w:type="dxa"/>
          <w:right w:w="108" w:type="dxa"/>
        </w:tblCellMar>
      </w:tblPr>
      <w:tblGrid>
        <w:gridCol w:w="4740"/>
        <w:gridCol w:w="4740"/>
      </w:tblGrid>
      <w:tr>
        <w:trPr/>
        <w:tc>
          <w:tcPr>
            <w:tcW w:w="4740" w:type="dxa"/>
            <w:tcBorders/>
          </w:tcPr>
          <w:p>
            <w:pPr>
              <w:pStyle w:val="Normal"/>
              <w:keepNext w:val="true"/>
              <w:keepLines/>
              <w:spacing w:before="0" w:after="120"/>
              <w:rPr>
                <w:rFonts w:eastAsia="Calibri"/>
                <w:szCs w:val="22"/>
                <w:lang w:val="en-US"/>
              </w:rPr>
            </w:pPr>
            <w:r>
              <w:rPr>
                <w:rFonts w:eastAsia="Calibri" w:cs="Arial"/>
                <w:color w:val="0000FF"/>
                <w:kern w:val="2"/>
                <w:szCs w:val="22"/>
                <w:lang w:val="de-DE" w:eastAsia="en-US"/>
              </w:rPr>
              <w:drawing>
                <wp:inline distT="0" distB="0" distL="0" distR="0">
                  <wp:extent cx="2870200" cy="1817370"/>
                  <wp:effectExtent l="0" t="0" r="0" b="0"/>
                  <wp:docPr id="141" name="Bild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ild 64" descr=""/>
                          <pic:cNvPicPr>
                            <a:picLocks noChangeAspect="1" noChangeArrowheads="1"/>
                          </pic:cNvPicPr>
                        </pic:nvPicPr>
                        <pic:blipFill>
                          <a:blip r:embed="rId142"/>
                          <a:srcRect l="-8" t="-12" r="-8" b="-12"/>
                          <a:stretch>
                            <a:fillRect/>
                          </a:stretch>
                        </pic:blipFill>
                        <pic:spPr bwMode="auto">
                          <a:xfrm>
                            <a:off x="0" y="0"/>
                            <a:ext cx="2870200" cy="1817370"/>
                          </a:xfrm>
                          <a:prstGeom prst="rect">
                            <a:avLst/>
                          </a:prstGeom>
                        </pic:spPr>
                      </pic:pic>
                    </a:graphicData>
                  </a:graphic>
                </wp:inline>
              </w:drawing>
            </w:r>
          </w:p>
        </w:tc>
        <w:tc>
          <w:tcPr>
            <w:tcW w:w="4740" w:type="dxa"/>
            <w:tcBorders/>
          </w:tcPr>
          <w:p>
            <w:pPr>
              <w:pStyle w:val="Normal"/>
              <w:keepNext w:val="true"/>
              <w:keepLines/>
              <w:spacing w:before="0" w:after="120"/>
              <w:rPr>
                <w:rFonts w:eastAsia="Calibri"/>
                <w:szCs w:val="22"/>
                <w:lang w:val="en-US"/>
              </w:rPr>
            </w:pPr>
            <w:r>
              <w:rPr>
                <w:rFonts w:eastAsia="Calibri" w:cs="Arial"/>
                <w:color w:val="0000FF"/>
                <w:kern w:val="2"/>
                <w:szCs w:val="22"/>
                <w:lang w:val="de-DE" w:eastAsia="en-US"/>
              </w:rPr>
              <w:drawing>
                <wp:inline distT="0" distB="0" distL="0" distR="0">
                  <wp:extent cx="2870200" cy="1817370"/>
                  <wp:effectExtent l="0" t="0" r="0" b="0"/>
                  <wp:docPr id="142" name="Bild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ild 65" descr=""/>
                          <pic:cNvPicPr>
                            <a:picLocks noChangeAspect="1" noChangeArrowheads="1"/>
                          </pic:cNvPicPr>
                        </pic:nvPicPr>
                        <pic:blipFill>
                          <a:blip r:embed="rId143"/>
                          <a:srcRect l="-8" t="-12" r="-8" b="-12"/>
                          <a:stretch>
                            <a:fillRect/>
                          </a:stretch>
                        </pic:blipFill>
                        <pic:spPr bwMode="auto">
                          <a:xfrm>
                            <a:off x="0" y="0"/>
                            <a:ext cx="2870200" cy="1817370"/>
                          </a:xfrm>
                          <a:prstGeom prst="rect">
                            <a:avLst/>
                          </a:prstGeom>
                        </pic:spPr>
                      </pic:pic>
                    </a:graphicData>
                  </a:graphic>
                </wp:inline>
              </w:drawing>
            </w:r>
          </w:p>
        </w:tc>
      </w:tr>
      <w:tr>
        <w:trPr/>
        <w:tc>
          <w:tcPr>
            <w:tcW w:w="4740" w:type="dxa"/>
            <w:tcBorders/>
          </w:tcPr>
          <w:p>
            <w:pPr>
              <w:pStyle w:val="Normal"/>
              <w:keepNext w:val="true"/>
              <w:keepLines/>
              <w:snapToGrid w:val="false"/>
              <w:spacing w:before="0" w:after="120"/>
              <w:jc w:val="center"/>
              <w:rPr>
                <w:rFonts w:eastAsia="Calibri"/>
                <w:szCs w:val="22"/>
                <w:lang w:val="en-US"/>
              </w:rPr>
            </w:pPr>
            <w:r>
              <w:rPr>
                <w:rFonts w:eastAsia="Calibri"/>
                <w:szCs w:val="22"/>
                <w:lang w:val="en-US"/>
              </w:rPr>
            </w:r>
          </w:p>
        </w:tc>
        <w:tc>
          <w:tcPr>
            <w:tcW w:w="4740" w:type="dxa"/>
            <w:tcBorders/>
          </w:tcPr>
          <w:p>
            <w:pPr>
              <w:pStyle w:val="Normal"/>
              <w:keepNext w:val="true"/>
              <w:keepLines/>
              <w:snapToGrid w:val="false"/>
              <w:spacing w:before="0" w:after="120"/>
              <w:jc w:val="center"/>
              <w:rPr>
                <w:rFonts w:eastAsia="Calibri"/>
                <w:szCs w:val="22"/>
                <w:lang w:val="en-US"/>
              </w:rPr>
            </w:pPr>
            <w:r>
              <w:rPr>
                <w:rFonts w:eastAsia="Calibri"/>
                <w:szCs w:val="22"/>
                <w:lang w:val="en-US"/>
              </w:rPr>
            </w:r>
          </w:p>
        </w:tc>
      </w:tr>
      <w:tr>
        <w:trPr/>
        <w:tc>
          <w:tcPr>
            <w:tcW w:w="9480" w:type="dxa"/>
            <w:gridSpan w:val="2"/>
            <w:tcBorders/>
          </w:tcPr>
          <w:p>
            <w:pPr>
              <w:pStyle w:val="Normal"/>
              <w:keepNext w:val="true"/>
              <w:keepLines/>
              <w:jc w:val="center"/>
              <w:rPr/>
            </w:pPr>
            <w:bookmarkStart w:id="84" w:name="_Ref416288038"/>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54</w:t>
            </w:r>
            <w:r>
              <w:rPr>
                <w:szCs w:val="22"/>
                <w:rFonts w:eastAsia="Calibri"/>
              </w:rPr>
              <w:fldChar w:fldCharType="end"/>
            </w:r>
            <w:bookmarkEnd w:id="84"/>
            <w:r>
              <w:rPr>
                <w:rFonts w:eastAsia="Calibri"/>
                <w:szCs w:val="22"/>
                <w:lang w:val="en-US"/>
              </w:rPr>
              <w:t>: Frequency response EVS SWB in 1/3</w:t>
            </w:r>
            <w:r>
              <w:rPr>
                <w:rFonts w:eastAsia="Calibri"/>
                <w:szCs w:val="22"/>
                <w:vertAlign w:val="superscript"/>
                <w:lang w:val="en-US"/>
              </w:rPr>
              <w:t>rd</w:t>
            </w:r>
            <w:r>
              <w:rPr>
                <w:rFonts w:eastAsia="Calibri"/>
                <w:szCs w:val="22"/>
                <w:lang w:val="en-US"/>
              </w:rPr>
              <w:t xml:space="preserve"> Oct. for different overload points with P.501 speech signals</w:t>
            </w:r>
          </w:p>
          <w:p>
            <w:pPr>
              <w:pStyle w:val="Normal"/>
              <w:keepNext w:val="true"/>
              <w:keepLines/>
              <w:spacing w:before="0" w:after="120"/>
              <w:jc w:val="center"/>
              <w:rPr>
                <w:rFonts w:eastAsia="Calibri"/>
                <w:szCs w:val="22"/>
                <w:lang w:val="en-US"/>
              </w:rPr>
            </w:pPr>
            <w:r>
              <w:rPr>
                <w:rFonts w:eastAsia="Calibri"/>
                <w:szCs w:val="22"/>
                <w:lang w:val="en-US"/>
              </w:rPr>
            </w:r>
          </w:p>
        </w:tc>
      </w:tr>
    </w:tbl>
    <w:p>
      <w:pPr>
        <w:pStyle w:val="Normal"/>
        <w:rPr/>
      </w:pPr>
      <w:r>
        <w:rPr/>
      </w:r>
    </w:p>
    <w:p>
      <w:pPr>
        <w:pStyle w:val="Normal"/>
        <w:rPr>
          <w:lang w:val="en-US"/>
        </w:rPr>
      </w:pPr>
      <w:r>
        <w:rPr>
          <w:lang w:val="en-US"/>
        </w:rPr>
      </w:r>
    </w:p>
    <w:p>
      <w:pPr>
        <w:pStyle w:val="Heading3"/>
        <w:ind w:left="737" w:hanging="737"/>
        <w:rPr/>
      </w:pPr>
      <w:r>
        <w:rPr/>
        <w:tab/>
        <w:t>Frequency response with composite source signal (CSS)</w:t>
      </w:r>
    </w:p>
    <w:p>
      <w:pPr>
        <w:pStyle w:val="Normal"/>
        <w:rPr/>
      </w:pPr>
      <w:r>
        <w:rPr>
          <w:lang w:val="en-US"/>
        </w:rPr>
        <w:t xml:space="preserve">The following results are produced by applying the measurement instructions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signal is used as a reference for t</w:t>
      </w:r>
      <w:r>
        <w:rPr/>
        <w:t>he calculation.</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43" name="Bild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ild 66" descr=""/>
                          <pic:cNvPicPr>
                            <a:picLocks noChangeAspect="1" noChangeArrowheads="1"/>
                          </pic:cNvPicPr>
                        </pic:nvPicPr>
                        <pic:blipFill>
                          <a:blip r:embed="rId144"/>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70200" cy="1817370"/>
                  <wp:effectExtent l="0" t="0" r="0" b="0"/>
                  <wp:docPr id="144" name="Bild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ild 67" descr=""/>
                          <pic:cNvPicPr>
                            <a:picLocks noChangeAspect="1" noChangeArrowheads="1"/>
                          </pic:cNvPicPr>
                        </pic:nvPicPr>
                        <pic:blipFill>
                          <a:blip r:embed="rId145"/>
                          <a:srcRect l="-8" t="-12" r="-8" b="-12"/>
                          <a:stretch>
                            <a:fillRect/>
                          </a:stretch>
                        </pic:blipFill>
                        <pic:spPr bwMode="auto">
                          <a:xfrm>
                            <a:off x="0" y="0"/>
                            <a:ext cx="2870200" cy="1817370"/>
                          </a:xfrm>
                          <a:prstGeom prst="rect">
                            <a:avLst/>
                          </a:prstGeom>
                        </pic:spPr>
                      </pic:pic>
                    </a:graphicData>
                  </a:graphic>
                </wp:inline>
              </w:drawing>
            </w:r>
          </w:p>
        </w:tc>
      </w:tr>
      <w:tr>
        <w:trPr/>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45" name="Bild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ild 68" descr=""/>
                          <pic:cNvPicPr>
                            <a:picLocks noChangeAspect="1" noChangeArrowheads="1"/>
                          </pic:cNvPicPr>
                        </pic:nvPicPr>
                        <pic:blipFill>
                          <a:blip r:embed="rId146"/>
                          <a:srcRect l="-8" t="-12" r="-8" b="-12"/>
                          <a:stretch>
                            <a:fillRect/>
                          </a:stretch>
                        </pic:blipFill>
                        <pic:spPr bwMode="auto">
                          <a:xfrm>
                            <a:off x="0" y="0"/>
                            <a:ext cx="2870200" cy="1817370"/>
                          </a:xfrm>
                          <a:prstGeom prst="rect">
                            <a:avLst/>
                          </a:prstGeom>
                        </pic:spPr>
                      </pic:pic>
                    </a:graphicData>
                  </a:graphic>
                </wp:inline>
              </w:drawing>
            </w:r>
          </w:p>
        </w:tc>
        <w:tc>
          <w:tcPr>
            <w:tcW w:w="4737"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70200" cy="1817370"/>
                  <wp:effectExtent l="0" t="0" r="0" b="0"/>
                  <wp:docPr id="146" name="Bild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ild 69" descr=""/>
                          <pic:cNvPicPr>
                            <a:picLocks noChangeAspect="1" noChangeArrowheads="1"/>
                          </pic:cNvPicPr>
                        </pic:nvPicPr>
                        <pic:blipFill>
                          <a:blip r:embed="rId147"/>
                          <a:srcRect l="-8" t="-12" r="-8" b="-12"/>
                          <a:stretch>
                            <a:fillRect/>
                          </a:stretch>
                        </pic:blipFill>
                        <pic:spPr bwMode="auto">
                          <a:xfrm>
                            <a:off x="0" y="0"/>
                            <a:ext cx="2870200" cy="1817370"/>
                          </a:xfrm>
                          <a:prstGeom prst="rect">
                            <a:avLst/>
                          </a:prstGeom>
                        </pic:spPr>
                      </pic:pic>
                    </a:graphicData>
                  </a:graphic>
                </wp:inline>
              </w:drawing>
            </w:r>
          </w:p>
        </w:tc>
      </w:tr>
      <w:tr>
        <w:trPr/>
        <w:tc>
          <w:tcPr>
            <w:tcW w:w="9474" w:type="dxa"/>
            <w:gridSpan w:val="2"/>
            <w:tcBorders/>
          </w:tcPr>
          <w:p>
            <w:pPr>
              <w:pStyle w:val="Normal"/>
              <w:keepNext w:val="true"/>
              <w:keepLines/>
              <w:spacing w:before="0" w:after="120"/>
              <w:jc w:val="center"/>
              <w:rPr/>
            </w:pPr>
            <w:bookmarkStart w:id="85" w:name="_Ref416288065"/>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55</w:t>
            </w:r>
            <w:r>
              <w:rPr>
                <w:szCs w:val="22"/>
                <w:rFonts w:eastAsia="Calibri"/>
              </w:rPr>
              <w:fldChar w:fldCharType="end"/>
            </w:r>
            <w:bookmarkEnd w:id="85"/>
            <w:r>
              <w:rPr>
                <w:rFonts w:eastAsia="Calibri"/>
                <w:szCs w:val="22"/>
                <w:lang w:val="en-US"/>
              </w:rPr>
              <w:t>: Frequency response for different overload points</w:t>
            </w:r>
          </w:p>
        </w:tc>
      </w:tr>
    </w:tbl>
    <w:p>
      <w:pPr>
        <w:pStyle w:val="Normal"/>
        <w:rPr>
          <w:lang w:val="en-US"/>
        </w:rPr>
      </w:pPr>
      <w:r>
        <w:rPr>
          <w:lang w:val="en-US"/>
        </w:rPr>
      </w:r>
    </w:p>
    <w:p>
      <w:pPr>
        <w:pStyle w:val="Normal"/>
        <w:rPr/>
      </w:pPr>
      <w:r>
        <w:rPr>
          <w:lang w:val="en-US"/>
        </w:rPr>
        <w:t xml:space="preserve">The results of this analysis are shown in </w:t>
      </w:r>
      <w:r>
        <w:rPr>
          <w:lang w:val="en-US"/>
        </w:rPr>
        <w:fldChar w:fldCharType="begin"/>
      </w:r>
      <w:r>
        <w:rPr>
          <w:lang w:val="en-US"/>
        </w:rPr>
        <w:instrText xml:space="preserve"> REF _Ref416288065 \h </w:instrText>
      </w:r>
      <w:r>
        <w:rPr>
          <w:lang w:val="en-US"/>
        </w:rPr>
        <w:fldChar w:fldCharType="separate"/>
      </w:r>
      <w:r>
        <w:rPr>
          <w:lang w:val="en-US"/>
        </w:rPr>
        <w:t>Figure 55</w:t>
      </w:r>
      <w:r>
        <w:rPr>
          <w:lang w:val="en-US"/>
        </w:rPr>
        <w:fldChar w:fldCharType="end"/>
      </w:r>
      <w:r>
        <w:rPr>
          <w:lang w:val="en-US"/>
        </w:rPr>
        <w:t xml:space="preserve">. For the default overload points, the codec provides an accurate transmission behavior for all bit rates. </w:t>
      </w:r>
    </w:p>
    <w:p>
      <w:pPr>
        <w:pStyle w:val="Normal"/>
        <w:rPr>
          <w:lang w:val="en-US"/>
        </w:rPr>
      </w:pPr>
      <w:r>
        <w:rPr>
          <w:lang w:val="en-US"/>
        </w:rPr>
      </w:r>
    </w:p>
    <w:p>
      <w:pPr>
        <w:pStyle w:val="Heading3"/>
        <w:ind w:left="737" w:hanging="737"/>
        <w:rPr/>
      </w:pPr>
      <w:r>
        <w:rPr/>
        <w:tab/>
        <w:t>Idle noise generated with activation and digital zero input</w:t>
      </w:r>
    </w:p>
    <w:p>
      <w:pPr>
        <w:pStyle w:val="Normal"/>
        <w:rPr/>
      </w:pPr>
      <w:r>
        <w:rPr>
          <w:lang w:val="en-US"/>
        </w:rPr>
        <w:t xml:space="preserve">The following results are produced by applying measurement instructions and requirements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adapted to super-wideband by replacing the source signal with a fullband version of the same file. This includes an activation of the device under test with a CSS burst before the measured idle se</w:t>
      </w:r>
      <w:r>
        <w:rPr/>
        <w:t>gment.</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47" name="Bild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ild 70" descr=""/>
                          <pic:cNvPicPr>
                            <a:picLocks noChangeAspect="1" noChangeArrowheads="1"/>
                          </pic:cNvPicPr>
                        </pic:nvPicPr>
                        <pic:blipFill>
                          <a:blip r:embed="rId148"/>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48" name="Bild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ild 71" descr=""/>
                          <pic:cNvPicPr>
                            <a:picLocks noChangeAspect="1" noChangeArrowheads="1"/>
                          </pic:cNvPicPr>
                        </pic:nvPicPr>
                        <pic:blipFill>
                          <a:blip r:embed="rId149"/>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86" w:name="_Ref416288103"/>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56</w:t>
            </w:r>
            <w:r>
              <w:rPr>
                <w:lang w:val="en-US"/>
              </w:rPr>
              <w:fldChar w:fldCharType="end"/>
            </w:r>
            <w:bookmarkEnd w:id="86"/>
            <w:r>
              <w:rPr>
                <w:lang w:val="en-US"/>
              </w:rPr>
              <w:t>: Idle noise spectrum with activation for different overload points</w:t>
            </w:r>
          </w:p>
        </w:tc>
      </w:tr>
    </w:tbl>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rPr>
                <w:rFonts w:cs="Arial"/>
                <w:color w:val="000000"/>
                <w:szCs w:val="22"/>
                <w:lang w:val="en-US"/>
              </w:rPr>
            </w:pPr>
            <w:r>
              <w:rPr>
                <w:rFonts w:cs="Arial"/>
                <w:color w:val="000000"/>
                <w:szCs w:val="22"/>
                <w:lang w:val="en-US"/>
              </w:rPr>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-97.8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-107.7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-91.3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-106.1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-106.1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-108.9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-110.1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-108.0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-110.6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-112.2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-115.7</w:t>
            </w:r>
          </w:p>
        </w:tc>
      </w:tr>
    </w:tbl>
    <w:p>
      <w:pPr>
        <w:pStyle w:val="Normal"/>
        <w:keepNext w:val="true"/>
        <w:keepLines/>
        <w:jc w:val="center"/>
        <w:rPr/>
      </w:pPr>
      <w:bookmarkStart w:id="87" w:name="_Ref416288148"/>
      <w:r>
        <w:rPr>
          <w:lang w:val="en-US"/>
        </w:rPr>
        <w:t xml:space="preserve">Table </w:t>
      </w:r>
      <w:r>
        <w:rPr/>
        <w:fldChar w:fldCharType="begin"/>
      </w:r>
      <w:r>
        <w:rPr/>
        <w:instrText xml:space="preserve"> SEQ Table \* ARABIC </w:instrText>
      </w:r>
      <w:r>
        <w:rPr/>
        <w:fldChar w:fldCharType="separate"/>
      </w:r>
      <w:r>
        <w:rPr/>
        <w:t>17</w:t>
      </w:r>
      <w:r>
        <w:rPr/>
        <w:fldChar w:fldCharType="end"/>
      </w:r>
      <w:bookmarkEnd w:id="87"/>
      <w:r>
        <w:rPr>
          <w:lang w:val="en-US"/>
        </w:rPr>
        <w:t>: Idle noise levels with activation in dB(A) (requirement: -57.0 dB(A))</w:t>
      </w:r>
    </w:p>
    <w:p>
      <w:pPr>
        <w:pStyle w:val="Normal"/>
        <w:rPr>
          <w:lang w:val="en-US"/>
        </w:rPr>
      </w:pPr>
      <w:r>
        <w:rPr>
          <w:lang w:val="en-US"/>
        </w:rPr>
      </w:r>
    </w:p>
    <w:p>
      <w:pPr>
        <w:pStyle w:val="Normal"/>
        <w:rPr/>
      </w:pPr>
      <w:r>
        <w:rPr>
          <w:lang w:val="en-US"/>
        </w:rPr>
        <w:t xml:space="preserve">Neither in the frequency representation shown in </w:t>
      </w:r>
      <w:r>
        <w:rPr>
          <w:lang w:val="en-US"/>
        </w:rPr>
        <w:fldChar w:fldCharType="begin"/>
      </w:r>
      <w:r>
        <w:rPr>
          <w:lang w:val="en-US"/>
        </w:rPr>
        <w:instrText xml:space="preserve"> REF _Ref416288103 \h </w:instrText>
      </w:r>
      <w:r>
        <w:rPr>
          <w:lang w:val="en-US"/>
        </w:rPr>
        <w:fldChar w:fldCharType="separate"/>
      </w:r>
      <w:r>
        <w:rPr>
          <w:lang w:val="en-US"/>
        </w:rPr>
        <w:t>Figure 56</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_Ref416288148 \h </w:instrText>
      </w:r>
      <w:r>
        <w:rPr>
          <w:lang w:val="en-US"/>
        </w:rPr>
        <w:fldChar w:fldCharType="separate"/>
      </w:r>
      <w:r>
        <w:rPr>
          <w:lang w:val="en-US"/>
        </w:rPr>
        <w:t>Table 17</w:t>
      </w:r>
      <w:r>
        <w:rPr>
          <w:lang w:val="en-US"/>
        </w:rPr>
        <w:fldChar w:fldCharType="end"/>
      </w:r>
      <w:r>
        <w:rPr>
          <w:lang w:val="en-US"/>
        </w:rPr>
        <w:t>, a violation of the requirements according to [5] can be observed for any super-wideband bit rate.</w:t>
      </w:r>
    </w:p>
    <w:p>
      <w:pPr>
        <w:pStyle w:val="Heading3"/>
        <w:ind w:left="737" w:hanging="737"/>
        <w:rPr/>
      </w:pPr>
      <w:r>
        <w:rPr/>
        <w:tab/>
        <w:t>Idle noise generated with activation and dithering noise</w:t>
      </w:r>
    </w:p>
    <w:p>
      <w:pPr>
        <w:pStyle w:val="Normal"/>
        <w:rPr/>
      </w:pPr>
      <w:r>
        <w:rPr>
          <w:lang w:val="en-US"/>
        </w:rPr>
        <w:t xml:space="preserve">The original measurement </w:t>
      </w:r>
      <w:r>
        <w:rPr/>
        <w:t>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2 was used.</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49" name="Bild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ild 72" descr=""/>
                          <pic:cNvPicPr>
                            <a:picLocks noChangeAspect="1" noChangeArrowheads="1"/>
                          </pic:cNvPicPr>
                        </pic:nvPicPr>
                        <pic:blipFill>
                          <a:blip r:embed="rId150"/>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0" name="Bild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ild 73" descr=""/>
                          <pic:cNvPicPr>
                            <a:picLocks noChangeAspect="1" noChangeArrowheads="1"/>
                          </pic:cNvPicPr>
                        </pic:nvPicPr>
                        <pic:blipFill>
                          <a:blip r:embed="rId151"/>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88" w:name="_Ref416288900"/>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57</w:t>
            </w:r>
            <w:r>
              <w:rPr>
                <w:szCs w:val="22"/>
                <w:rFonts w:eastAsia="Calibri"/>
                <w:lang w:val="en-US"/>
              </w:rPr>
              <w:fldChar w:fldCharType="end"/>
            </w:r>
            <w:bookmarkEnd w:id="88"/>
            <w:r>
              <w:rPr>
                <w:rFonts w:eastAsia="Calibri"/>
                <w:szCs w:val="22"/>
                <w:lang w:val="en-US"/>
              </w:rPr>
              <w:t>: Idle noise spectrum with activation and 1-bit dithering noise</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1" name="Bild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ild 74" descr=""/>
                          <pic:cNvPicPr>
                            <a:picLocks noChangeAspect="1" noChangeArrowheads="1"/>
                          </pic:cNvPicPr>
                        </pic:nvPicPr>
                        <pic:blipFill>
                          <a:blip r:embed="rId152"/>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2" name="Bild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ild 75" descr=""/>
                          <pic:cNvPicPr>
                            <a:picLocks noChangeAspect="1" noChangeArrowheads="1"/>
                          </pic:cNvPicPr>
                        </pic:nvPicPr>
                        <pic:blipFill>
                          <a:blip r:embed="rId153"/>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89" w:name="_Ref41628891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58</w:t>
            </w:r>
            <w:r>
              <w:rPr>
                <w:szCs w:val="22"/>
                <w:rFonts w:eastAsia="Calibri"/>
                <w:lang w:val="en-US"/>
              </w:rPr>
              <w:fldChar w:fldCharType="end"/>
            </w:r>
            <w:bookmarkEnd w:id="89"/>
            <w:r>
              <w:rPr>
                <w:rFonts w:eastAsia="Calibri"/>
                <w:szCs w:val="22"/>
                <w:lang w:val="en-US"/>
              </w:rPr>
              <w:t>: Idle noise spectrum with activation and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lang w:val="en-US"/>
              </w:rPr>
            </w:pPr>
            <w:r>
              <w:rPr>
                <w:rFonts w:cs="Arial"/>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-97.8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-107.7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-85.2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-78.7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-91.3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-77.4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-106.1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-106.1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-77.4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-108.9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-77.0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-110.1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-108.0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-110.6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-112.2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-111.2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-115.7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-76.5</w:t>
            </w:r>
          </w:p>
        </w:tc>
      </w:tr>
    </w:tbl>
    <w:p>
      <w:pPr>
        <w:pStyle w:val="Normal"/>
        <w:keepNext w:val="true"/>
        <w:keepLines/>
        <w:jc w:val="center"/>
        <w:rPr>
          <w:lang w:val="en-US"/>
        </w:rPr>
      </w:pPr>
      <w:bookmarkStart w:id="90" w:name="_Ref416288207"/>
      <w:r>
        <w:rPr>
          <w:lang w:val="en-US"/>
        </w:rPr>
        <w:t xml:space="preserve">Table </w:t>
      </w:r>
      <w:r>
        <w:rPr/>
        <w:fldChar w:fldCharType="begin"/>
      </w:r>
      <w:r>
        <w:rPr/>
        <w:instrText xml:space="preserve"> SEQ Table \* ARABIC </w:instrText>
      </w:r>
      <w:r>
        <w:rPr/>
        <w:fldChar w:fldCharType="separate"/>
      </w:r>
      <w:r>
        <w:rPr/>
        <w:t>18</w:t>
      </w:r>
      <w:r>
        <w:rPr/>
        <w:fldChar w:fldCharType="end"/>
      </w:r>
      <w:bookmarkEnd w:id="90"/>
      <w:r>
        <w:rPr>
          <w:lang w:val="en-US"/>
        </w:rPr>
        <w:t>: Idle noise levels with activation and dithering noise in dB(A)</w:t>
      </w:r>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_Ref416288900 \h </w:instrText>
      </w:r>
      <w:r>
        <w:rPr>
          <w:lang w:val="en-US"/>
        </w:rPr>
        <w:fldChar w:fldCharType="separate"/>
      </w:r>
      <w:r>
        <w:rPr>
          <w:lang w:val="en-US"/>
        </w:rPr>
        <w:t>Figure 57</w:t>
      </w:r>
      <w:r>
        <w:rPr>
          <w:lang w:val="en-US"/>
        </w:rPr>
        <w:fldChar w:fldCharType="end"/>
      </w:r>
      <w:r>
        <w:rPr>
          <w:lang w:val="en-US"/>
        </w:rPr>
        <w:t xml:space="preserve"> and </w:t>
      </w:r>
      <w:r>
        <w:rPr>
          <w:lang w:val="en-US"/>
        </w:rPr>
        <w:fldChar w:fldCharType="begin"/>
      </w:r>
      <w:r>
        <w:rPr>
          <w:lang w:val="en-US"/>
        </w:rPr>
        <w:instrText xml:space="preserve"> REF _Ref416288915 \h </w:instrText>
      </w:r>
      <w:r>
        <w:rPr>
          <w:lang w:val="en-US"/>
        </w:rPr>
        <w:fldChar w:fldCharType="separate"/>
      </w:r>
      <w:r>
        <w:rPr>
          <w:lang w:val="en-US"/>
        </w:rPr>
        <w:t>Figure 58</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_Ref416288207 \h </w:instrText>
      </w:r>
      <w:r>
        <w:rPr>
          <w:lang w:val="en-US"/>
        </w:rPr>
        <w:fldChar w:fldCharType="separate"/>
      </w:r>
      <w:r>
        <w:rPr>
          <w:lang w:val="en-US"/>
        </w:rPr>
        <w:t>Table 18</w:t>
      </w:r>
      <w:r>
        <w:rPr>
          <w:lang w:val="en-US"/>
        </w:rPr>
        <w:fldChar w:fldCharType="end"/>
      </w:r>
      <w:r>
        <w:rPr>
          <w:lang w:val="en-US"/>
        </w:rPr>
        <w:t>, a violation of the requirements can be observed for any super-wideband bit rate or overload point.</w:t>
      </w:r>
    </w:p>
    <w:p>
      <w:pPr>
        <w:pStyle w:val="Normal"/>
        <w:rPr>
          <w:lang w:val="en-US"/>
        </w:rPr>
      </w:pPr>
      <w:del w:id="91" w:author="Gie" w:date="2015-04-14T18:34:00Z">
        <w:r>
          <w:rPr>
            <w:lang w:val="en-US"/>
          </w:rPr>
          <w:delText>The results for the two overload points, however, show a different behavior with respect to the same dithering noise power. This is attributed to the different states of the codec depending on the overload point specific scaling of the activation sequence. Therefore, the next section describes the same measurement without activation.</w:delText>
        </w:r>
      </w:del>
    </w:p>
    <w:p>
      <w:pPr>
        <w:pStyle w:val="Heading3"/>
        <w:ind w:left="737" w:hanging="737"/>
        <w:rPr/>
      </w:pPr>
      <w:r>
        <w:rPr/>
        <w:tab/>
        <w:t>Idle Noise without Activation</w:t>
      </w:r>
    </w:p>
    <w:p>
      <w:pPr>
        <w:pStyle w:val="Normal"/>
        <w:rPr/>
      </w:pPr>
      <w:r>
        <w:rPr>
          <w:lang w:val="en-US"/>
        </w:rPr>
        <w:t xml:space="preserve">The following results are produced by applying the tests </w:t>
      </w:r>
      <w:r>
        <w:rPr/>
        <w:t>without the preceding activation sequence.</w:t>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3" name="Bild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ild 76" descr=""/>
                          <pic:cNvPicPr>
                            <a:picLocks noChangeAspect="1" noChangeArrowheads="1"/>
                          </pic:cNvPicPr>
                        </pic:nvPicPr>
                        <pic:blipFill>
                          <a:blip r:embed="rId154"/>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4" name="Bild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 77" descr=""/>
                          <pic:cNvPicPr>
                            <a:picLocks noChangeAspect="1" noChangeArrowheads="1"/>
                          </pic:cNvPicPr>
                        </pic:nvPicPr>
                        <pic:blipFill>
                          <a:blip r:embed="rId155"/>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91" w:name="_Ref416288996"/>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59</w:t>
            </w:r>
            <w:r>
              <w:rPr>
                <w:lang w:val="en-US"/>
              </w:rPr>
              <w:fldChar w:fldCharType="end"/>
            </w:r>
            <w:bookmarkEnd w:id="91"/>
            <w:r>
              <w:rPr>
                <w:lang w:val="en-US"/>
              </w:rPr>
              <w:t>: Idle noise spectrum without activation for different overload points</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5" name="Bild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ild 78" descr=""/>
                          <pic:cNvPicPr>
                            <a:picLocks noChangeAspect="1" noChangeArrowheads="1"/>
                          </pic:cNvPicPr>
                        </pic:nvPicPr>
                        <pic:blipFill>
                          <a:blip r:embed="rId156"/>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6" name="Bild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ild 79" descr=""/>
                          <pic:cNvPicPr>
                            <a:picLocks noChangeAspect="1" noChangeArrowheads="1"/>
                          </pic:cNvPicPr>
                        </pic:nvPicPr>
                        <pic:blipFill>
                          <a:blip r:embed="rId157"/>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rFonts w:eastAsia="Calibri"/>
                <w:szCs w:val="22"/>
                <w:lang w:val="en-US"/>
              </w:rPr>
            </w:pPr>
            <w:bookmarkStart w:id="92" w:name="_Ref416289003"/>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60</w:t>
            </w:r>
            <w:r>
              <w:rPr>
                <w:szCs w:val="22"/>
                <w:rFonts w:eastAsia="Calibri"/>
                <w:lang w:val="en-US"/>
              </w:rPr>
              <w:fldChar w:fldCharType="end"/>
            </w:r>
            <w:bookmarkEnd w:id="92"/>
            <w:r>
              <w:rPr>
                <w:rFonts w:eastAsia="Calibri"/>
                <w:szCs w:val="22"/>
                <w:lang w:val="en-US"/>
              </w:rPr>
              <w:t>: Idle noise spectrum without activation with 1-bit dithering noise</w:t>
            </w:r>
          </w:p>
        </w:tc>
      </w:tr>
    </w:tbl>
    <w:p>
      <w:pPr>
        <w:pStyle w:val="Normal"/>
        <w:rPr>
          <w:lang w:val="en-US"/>
        </w:rPr>
      </w:pPr>
      <w:r>
        <w:rPr>
          <w:lang w:val="en-US"/>
        </w:rPr>
      </w:r>
    </w:p>
    <w:tbl>
      <w:tblPr>
        <w:tblW w:w="9466" w:type="dxa"/>
        <w:jc w:val="left"/>
        <w:tblInd w:w="-108" w:type="dxa"/>
        <w:tblLayout w:type="fixed"/>
        <w:tblCellMar>
          <w:top w:w="0" w:type="dxa"/>
          <w:left w:w="108" w:type="dxa"/>
          <w:bottom w:w="0" w:type="dxa"/>
          <w:right w:w="108" w:type="dxa"/>
        </w:tblCellMar>
      </w:tblPr>
      <w:tblGrid>
        <w:gridCol w:w="4733"/>
        <w:gridCol w:w="4733"/>
      </w:tblGrid>
      <w:tr>
        <w:trPr/>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7" name="Bild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ild 80" descr=""/>
                          <pic:cNvPicPr>
                            <a:picLocks noChangeAspect="1" noChangeArrowheads="1"/>
                          </pic:cNvPicPr>
                        </pic:nvPicPr>
                        <pic:blipFill>
                          <a:blip r:embed="rId158"/>
                          <a:srcRect l="-8" t="-12" r="-8" b="-12"/>
                          <a:stretch>
                            <a:fillRect/>
                          </a:stretch>
                        </pic:blipFill>
                        <pic:spPr bwMode="auto">
                          <a:xfrm>
                            <a:off x="0" y="0"/>
                            <a:ext cx="2867660" cy="1803400"/>
                          </a:xfrm>
                          <a:prstGeom prst="rect">
                            <a:avLst/>
                          </a:prstGeom>
                        </pic:spPr>
                      </pic:pic>
                    </a:graphicData>
                  </a:graphic>
                </wp:inline>
              </w:drawing>
            </w:r>
          </w:p>
        </w:tc>
        <w:tc>
          <w:tcPr>
            <w:tcW w:w="4733"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7660" cy="1803400"/>
                  <wp:effectExtent l="0" t="0" r="0" b="0"/>
                  <wp:docPr id="158" name="Bild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ild 81" descr=""/>
                          <pic:cNvPicPr>
                            <a:picLocks noChangeAspect="1" noChangeArrowheads="1"/>
                          </pic:cNvPicPr>
                        </pic:nvPicPr>
                        <pic:blipFill>
                          <a:blip r:embed="rId159"/>
                          <a:srcRect l="-8" t="-12" r="-8" b="-12"/>
                          <a:stretch>
                            <a:fillRect/>
                          </a:stretch>
                        </pic:blipFill>
                        <pic:spPr bwMode="auto">
                          <a:xfrm>
                            <a:off x="0" y="0"/>
                            <a:ext cx="2867660" cy="1803400"/>
                          </a:xfrm>
                          <a:prstGeom prst="rect">
                            <a:avLst/>
                          </a:prstGeom>
                        </pic:spPr>
                      </pic:pic>
                    </a:graphicData>
                  </a:graphic>
                </wp:inline>
              </w:drawing>
            </w:r>
          </w:p>
        </w:tc>
      </w:tr>
      <w:tr>
        <w:trPr/>
        <w:tc>
          <w:tcPr>
            <w:tcW w:w="9466" w:type="dxa"/>
            <w:gridSpan w:val="2"/>
            <w:tcBorders/>
          </w:tcPr>
          <w:p>
            <w:pPr>
              <w:pStyle w:val="Normal"/>
              <w:keepNext w:val="true"/>
              <w:keepLines/>
              <w:spacing w:before="0" w:after="120"/>
              <w:jc w:val="center"/>
              <w:rPr/>
            </w:pPr>
            <w:bookmarkStart w:id="93" w:name="_Ref41628901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61</w:t>
            </w:r>
            <w:r>
              <w:rPr>
                <w:szCs w:val="22"/>
                <w:rFonts w:eastAsia="Calibri"/>
                <w:lang w:val="en-US"/>
              </w:rPr>
              <w:fldChar w:fldCharType="end"/>
            </w:r>
            <w:bookmarkEnd w:id="93"/>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9.6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-91.3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-85.3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-85.3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-79.3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13.2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-92.9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-86.9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16.4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-83.5</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-77.5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24.4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-82.9</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32.0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-95.2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-91.1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-85.1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-83.1</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-77.1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48.0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-82.4</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64.0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-89.7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-83.7</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-82.0</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96.0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-82.3</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128.0 kbit/s</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-205.8</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-90.2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-84.2</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-82.6</w:t>
            </w:r>
          </w:p>
        </w:tc>
        <w:tc>
          <w:tcPr>
            <w:tcW w:w="124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60" w:after="60"/>
              <w:jc w:val="right"/>
              <w:rPr>
                <w:rFonts w:cs="Arial"/>
                <w:color w:val="000000"/>
                <w:szCs w:val="22"/>
                <w:lang w:val="en-US"/>
              </w:rPr>
            </w:pPr>
            <w:r>
              <w:rPr/>
              <w:t>-76.6</w:t>
            </w:r>
          </w:p>
        </w:tc>
      </w:tr>
    </w:tbl>
    <w:p>
      <w:pPr>
        <w:pStyle w:val="Normal"/>
        <w:keepNext w:val="true"/>
        <w:keepLines/>
        <w:jc w:val="center"/>
        <w:rPr>
          <w:lang w:val="en-US"/>
        </w:rPr>
      </w:pPr>
      <w:bookmarkStart w:id="94" w:name="_Ref416289046"/>
      <w:r>
        <w:rPr>
          <w:lang w:val="en-US"/>
        </w:rPr>
        <w:t xml:space="preserve">Table </w:t>
      </w:r>
      <w:r>
        <w:rPr/>
        <w:fldChar w:fldCharType="begin"/>
      </w:r>
      <w:r>
        <w:rPr/>
        <w:instrText xml:space="preserve"> SEQ Table \* ARABIC </w:instrText>
      </w:r>
      <w:r>
        <w:rPr/>
        <w:fldChar w:fldCharType="separate"/>
      </w:r>
      <w:r>
        <w:rPr/>
        <w:t>19</w:t>
      </w:r>
      <w:r>
        <w:rPr/>
        <w:fldChar w:fldCharType="end"/>
      </w:r>
      <w:bookmarkEnd w:id="94"/>
      <w:r>
        <w:rPr>
          <w:lang w:val="en-US"/>
        </w:rPr>
        <w:t>: Idle noise levels without activation with dithering noise in dB(A)</w:t>
      </w:r>
    </w:p>
    <w:p>
      <w:pPr>
        <w:pStyle w:val="Normal"/>
        <w:rPr>
          <w:lang w:val="en-US"/>
        </w:rPr>
      </w:pPr>
      <w:r>
        <w:rPr>
          <w:lang w:val="en-US"/>
        </w:rPr>
      </w:r>
    </w:p>
    <w:p>
      <w:pPr>
        <w:pStyle w:val="Normal"/>
        <w:rPr/>
      </w:pPr>
      <w:r>
        <w:rPr>
          <w:lang w:val="en-US"/>
        </w:rPr>
        <w:t xml:space="preserve">Again, neither in the frequency representations shown in </w:t>
      </w:r>
      <w:r>
        <w:rPr>
          <w:lang w:val="en-US"/>
        </w:rPr>
        <w:fldChar w:fldCharType="begin"/>
      </w:r>
      <w:r>
        <w:rPr>
          <w:lang w:val="en-US"/>
        </w:rPr>
        <w:instrText xml:space="preserve"> REF _Ref416288996 \h </w:instrText>
      </w:r>
      <w:r>
        <w:rPr>
          <w:lang w:val="en-US"/>
        </w:rPr>
        <w:fldChar w:fldCharType="separate"/>
      </w:r>
      <w:r>
        <w:rPr>
          <w:lang w:val="en-US"/>
        </w:rPr>
        <w:t>Figure 59</w:t>
      </w:r>
      <w:r>
        <w:rPr>
          <w:lang w:val="en-US"/>
        </w:rPr>
        <w:fldChar w:fldCharType="end"/>
      </w:r>
      <w:r>
        <w:rPr>
          <w:lang w:val="en-US"/>
        </w:rPr>
        <w:t xml:space="preserve">, </w:t>
      </w:r>
      <w:r>
        <w:rPr>
          <w:lang w:val="en-US"/>
        </w:rPr>
        <w:fldChar w:fldCharType="begin"/>
      </w:r>
      <w:r>
        <w:rPr>
          <w:lang w:val="en-US"/>
        </w:rPr>
        <w:instrText xml:space="preserve"> REF _Ref416289003 \h </w:instrText>
      </w:r>
      <w:r>
        <w:rPr>
          <w:lang w:val="en-US"/>
        </w:rPr>
        <w:fldChar w:fldCharType="separate"/>
      </w:r>
      <w:r>
        <w:rPr>
          <w:lang w:val="en-US"/>
        </w:rPr>
        <w:t>Figure 60</w:t>
      </w:r>
      <w:r>
        <w:rPr>
          <w:lang w:val="en-US"/>
        </w:rPr>
        <w:fldChar w:fldCharType="end"/>
      </w:r>
      <w:r>
        <w:rPr>
          <w:lang w:val="en-US"/>
        </w:rPr>
        <w:t xml:space="preserve">, and </w:t>
      </w:r>
      <w:r>
        <w:rPr>
          <w:lang w:val="en-US"/>
        </w:rPr>
        <w:fldChar w:fldCharType="begin"/>
      </w:r>
      <w:r>
        <w:rPr>
          <w:lang w:val="en-US"/>
        </w:rPr>
        <w:instrText xml:space="preserve"> REF _Ref416289012 \h </w:instrText>
      </w:r>
      <w:r>
        <w:rPr>
          <w:lang w:val="en-US"/>
        </w:rPr>
        <w:fldChar w:fldCharType="separate"/>
      </w:r>
      <w:r>
        <w:rPr>
          <w:lang w:val="en-US"/>
        </w:rPr>
        <w:t>Figure 61</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_Ref416289046 \h </w:instrText>
      </w:r>
      <w:r>
        <w:rPr>
          <w:lang w:val="en-US"/>
        </w:rPr>
        <w:fldChar w:fldCharType="separate"/>
      </w:r>
      <w:r>
        <w:rPr>
          <w:lang w:val="en-US"/>
        </w:rPr>
        <w:t>Table 19</w:t>
      </w:r>
      <w:r>
        <w:rPr>
          <w:lang w:val="en-US"/>
        </w:rPr>
        <w:fldChar w:fldCharType="end"/>
      </w:r>
      <w:r>
        <w:rPr>
          <w:lang w:val="en-US"/>
        </w:rPr>
        <w:t>, a violation of the requirements can be observed for any super-wideband bit rate or overload point.</w:t>
      </w:r>
    </w:p>
    <w:p>
      <w:pPr>
        <w:pStyle w:val="Normal"/>
        <w:rPr/>
      </w:pPr>
      <w:r>
        <w:rPr>
          <w:lang w:val="en-US"/>
        </w:rPr>
        <w:t xml:space="preserve">For all bit rates but 13.2 and 32.0 kbit/s, the digital zero input is encoded to a digital zero output leading to idle noise levels lower than -200 dB(A), which are outside the plotting range in </w:t>
      </w:r>
      <w:r>
        <w:rPr>
          <w:lang w:val="en-US"/>
        </w:rPr>
        <w:fldChar w:fldCharType="begin"/>
      </w:r>
      <w:r>
        <w:rPr>
          <w:lang w:val="en-US"/>
        </w:rPr>
        <w:instrText xml:space="preserve"> REF _Ref416288996 \h </w:instrText>
      </w:r>
      <w:r>
        <w:rPr>
          <w:lang w:val="en-US"/>
        </w:rPr>
        <w:fldChar w:fldCharType="separate"/>
      </w:r>
      <w:r>
        <w:rPr>
          <w:lang w:val="en-US"/>
        </w:rPr>
        <w:t>Figure 59</w:t>
      </w:r>
      <w:r>
        <w:rPr>
          <w:lang w:val="en-US"/>
        </w:rPr>
        <w:fldChar w:fldCharType="end"/>
      </w:r>
      <w:r>
        <w:rPr>
          <w:lang w:val="en-US"/>
        </w:rPr>
        <w:t>. These two bit rates, however, generate a non-zero output even for digital zero input.</w:t>
      </w:r>
    </w:p>
    <w:p>
      <w:pPr>
        <w:pStyle w:val="Normal"/>
        <w:rPr>
          <w:lang w:val="en-US"/>
        </w:rPr>
      </w:pPr>
      <w:r>
        <w:rPr>
          <w:lang w:val="en-US"/>
        </w:rPr>
        <w:t>With dithering noise, the results for the two overload points are shifted by 6 dB but otherwise show the same behavior.</w:t>
      </w:r>
    </w:p>
    <w:p>
      <w:pPr>
        <w:pStyle w:val="Heading3"/>
        <w:ind w:left="737" w:hanging="737"/>
        <w:rPr/>
      </w:pPr>
      <w:r>
        <w:rPr/>
        <w:t>Distortion vs. input level</w:t>
      </w:r>
    </w:p>
    <w:p>
      <w:pPr>
        <w:pStyle w:val="Normal"/>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t xml:space="preserve">, which are adapted to super-wideband by evaluating the distortion up to 14 kHz. It measures the signal-to-distortion ratio for a 1020 Hz sine with different source levels. </w:t>
      </w:r>
    </w:p>
    <w:tbl>
      <w:tblPr>
        <w:tblW w:w="9480" w:type="dxa"/>
        <w:jc w:val="left"/>
        <w:tblInd w:w="-108" w:type="dxa"/>
        <w:tblLayout w:type="fixed"/>
        <w:tblCellMar>
          <w:top w:w="0" w:type="dxa"/>
          <w:left w:w="108" w:type="dxa"/>
          <w:bottom w:w="0" w:type="dxa"/>
          <w:right w:w="108" w:type="dxa"/>
        </w:tblCellMar>
      </w:tblPr>
      <w:tblGrid>
        <w:gridCol w:w="4740"/>
        <w:gridCol w:w="4740"/>
      </w:tblGrid>
      <w:tr>
        <w:trPr/>
        <w:tc>
          <w:tcPr>
            <w:tcW w:w="4740" w:type="dxa"/>
            <w:tcBorders/>
            <w:vAlign w:val="center"/>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2290"/>
                  <wp:effectExtent l="0" t="0" r="0" b="0"/>
                  <wp:docPr id="159"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2" descr=""/>
                          <pic:cNvPicPr>
                            <a:picLocks noChangeAspect="1" noChangeArrowheads="1"/>
                          </pic:cNvPicPr>
                        </pic:nvPicPr>
                        <pic:blipFill>
                          <a:blip r:embed="rId160"/>
                          <a:srcRect l="-6" t="-10" r="-6" b="-10"/>
                          <a:stretch>
                            <a:fillRect/>
                          </a:stretch>
                        </pic:blipFill>
                        <pic:spPr bwMode="auto">
                          <a:xfrm>
                            <a:off x="0" y="0"/>
                            <a:ext cx="2865755" cy="1812290"/>
                          </a:xfrm>
                          <a:prstGeom prst="rect">
                            <a:avLst/>
                          </a:prstGeom>
                        </pic:spPr>
                      </pic:pic>
                    </a:graphicData>
                  </a:graphic>
                </wp:inline>
              </w:drawing>
            </w:r>
          </w:p>
        </w:tc>
        <w:tc>
          <w:tcPr>
            <w:tcW w:w="4740" w:type="dxa"/>
            <w:tcBorders/>
            <w:vAlign w:val="center"/>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2290"/>
                  <wp:effectExtent l="0" t="0" r="0" b="0"/>
                  <wp:docPr id="160"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3" descr=""/>
                          <pic:cNvPicPr>
                            <a:picLocks noChangeAspect="1" noChangeArrowheads="1"/>
                          </pic:cNvPicPr>
                        </pic:nvPicPr>
                        <pic:blipFill>
                          <a:blip r:embed="rId161"/>
                          <a:srcRect l="-6" t="-10" r="-6" b="-10"/>
                          <a:stretch>
                            <a:fillRect/>
                          </a:stretch>
                        </pic:blipFill>
                        <pic:spPr bwMode="auto">
                          <a:xfrm>
                            <a:off x="0" y="0"/>
                            <a:ext cx="2865755" cy="1812290"/>
                          </a:xfrm>
                          <a:prstGeom prst="rect">
                            <a:avLst/>
                          </a:prstGeom>
                        </pic:spPr>
                      </pic:pic>
                    </a:graphicData>
                  </a:graphic>
                </wp:inline>
              </w:drawing>
            </w:r>
          </w:p>
        </w:tc>
      </w:tr>
      <w:tr>
        <w:trPr/>
        <w:tc>
          <w:tcPr>
            <w:tcW w:w="9480" w:type="dxa"/>
            <w:gridSpan w:val="2"/>
            <w:tcBorders/>
          </w:tcPr>
          <w:p>
            <w:pPr>
              <w:pStyle w:val="Normal"/>
              <w:keepNext w:val="true"/>
              <w:keepLines/>
              <w:spacing w:before="0" w:after="120"/>
              <w:jc w:val="center"/>
              <w:rPr/>
            </w:pPr>
            <w:bookmarkStart w:id="95" w:name="_Ref41628914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62</w:t>
            </w:r>
            <w:r>
              <w:rPr>
                <w:szCs w:val="22"/>
                <w:rFonts w:eastAsia="Calibri"/>
                <w:lang w:val="en-US"/>
              </w:rPr>
              <w:fldChar w:fldCharType="end"/>
            </w:r>
            <w:bookmarkEnd w:id="95"/>
            <w:r>
              <w:rPr>
                <w:rFonts w:eastAsia="Calibri"/>
                <w:szCs w:val="22"/>
                <w:lang w:val="en-US"/>
              </w:rPr>
              <w:t>: Signal-to-distortion ratio for different input levels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_Ref416289144 \h </w:instrText>
      </w:r>
      <w:r>
        <w:rPr>
          <w:lang w:val="en-US"/>
        </w:rPr>
        <w:fldChar w:fldCharType="separate"/>
      </w:r>
      <w:r>
        <w:rPr>
          <w:lang w:val="en-US"/>
        </w:rPr>
        <w:t>Figure 62</w:t>
      </w:r>
      <w:r>
        <w:rPr>
          <w:lang w:val="en-US"/>
        </w:rPr>
        <w:fldChar w:fldCharType="end"/>
      </w:r>
      <w:r>
        <w:rPr>
          <w:lang w:val="en-US"/>
        </w:rPr>
        <w:t>. At all bit rates and gains, the signal-to-distortion ratio extends at least 40dB.</w:t>
      </w:r>
    </w:p>
    <w:p>
      <w:pPr>
        <w:pStyle w:val="Normal"/>
        <w:rPr>
          <w:lang w:val="en-US"/>
        </w:rPr>
      </w:pPr>
      <w:r>
        <w:rPr>
          <w:lang w:val="en-US"/>
        </w:rPr>
      </w:r>
    </w:p>
    <w:p>
      <w:pPr>
        <w:pStyle w:val="Heading3"/>
        <w:ind w:left="737" w:hanging="737"/>
        <w:rPr/>
      </w:pPr>
      <w:r>
        <w:rPr/>
        <w:tab/>
        <w:t>Distortion vs. frequency</w:t>
      </w:r>
    </w:p>
    <w:p>
      <w:pPr>
        <w:pStyle w:val="Normal"/>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extended with source frequencies above 1 kHz and adapted to super-wideband by evaluating the disto</w:t>
      </w:r>
      <w:r>
        <w:rPr/>
        <w:t>rtion up to 14 kHz. It measures the signal-to-distortion ratio for different frequencies and constant input level.</w:t>
      </w:r>
    </w:p>
    <w:tbl>
      <w:tblPr>
        <w:tblW w:w="9474" w:type="dxa"/>
        <w:jc w:val="left"/>
        <w:tblInd w:w="-108" w:type="dxa"/>
        <w:tblLayout w:type="fixed"/>
        <w:tblCellMar>
          <w:top w:w="0" w:type="dxa"/>
          <w:left w:w="108" w:type="dxa"/>
          <w:bottom w:w="0" w:type="dxa"/>
          <w:right w:w="108" w:type="dxa"/>
        </w:tblCellMar>
      </w:tblPr>
      <w:tblGrid>
        <w:gridCol w:w="4737"/>
        <w:gridCol w:w="4737"/>
      </w:tblGrid>
      <w:tr>
        <w:trPr/>
        <w:tc>
          <w:tcPr>
            <w:tcW w:w="4737" w:type="dxa"/>
            <w:tcBorders/>
            <w:vAlign w:val="center"/>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2290"/>
                  <wp:effectExtent l="0" t="0" r="0" b="0"/>
                  <wp:docPr id="161"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84" descr=""/>
                          <pic:cNvPicPr>
                            <a:picLocks noChangeAspect="1" noChangeArrowheads="1"/>
                          </pic:cNvPicPr>
                        </pic:nvPicPr>
                        <pic:blipFill>
                          <a:blip r:embed="rId162"/>
                          <a:srcRect l="-6" t="-10" r="-6" b="-10"/>
                          <a:stretch>
                            <a:fillRect/>
                          </a:stretch>
                        </pic:blipFill>
                        <pic:spPr bwMode="auto">
                          <a:xfrm>
                            <a:off x="0" y="0"/>
                            <a:ext cx="2865755" cy="1812290"/>
                          </a:xfrm>
                          <a:prstGeom prst="rect">
                            <a:avLst/>
                          </a:prstGeom>
                        </pic:spPr>
                      </pic:pic>
                    </a:graphicData>
                  </a:graphic>
                </wp:inline>
              </w:drawing>
            </w:r>
          </w:p>
        </w:tc>
        <w:tc>
          <w:tcPr>
            <w:tcW w:w="4737" w:type="dxa"/>
            <w:tcBorders/>
            <w:vAlign w:val="center"/>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2290"/>
                  <wp:effectExtent l="0" t="0" r="0" b="0"/>
                  <wp:docPr id="162"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5" descr=""/>
                          <pic:cNvPicPr>
                            <a:picLocks noChangeAspect="1" noChangeArrowheads="1"/>
                          </pic:cNvPicPr>
                        </pic:nvPicPr>
                        <pic:blipFill>
                          <a:blip r:embed="rId163"/>
                          <a:srcRect l="-6" t="-10" r="-6" b="-10"/>
                          <a:stretch>
                            <a:fillRect/>
                          </a:stretch>
                        </pic:blipFill>
                        <pic:spPr bwMode="auto">
                          <a:xfrm>
                            <a:off x="0" y="0"/>
                            <a:ext cx="2865755" cy="1812290"/>
                          </a:xfrm>
                          <a:prstGeom prst="rect">
                            <a:avLst/>
                          </a:prstGeom>
                        </pic:spPr>
                      </pic:pic>
                    </a:graphicData>
                  </a:graphic>
                </wp:inline>
              </w:drawing>
            </w:r>
          </w:p>
        </w:tc>
      </w:tr>
      <w:tr>
        <w:trPr/>
        <w:tc>
          <w:tcPr>
            <w:tcW w:w="9474" w:type="dxa"/>
            <w:gridSpan w:val="2"/>
            <w:tcBorders/>
            <w:vAlign w:val="center"/>
          </w:tcPr>
          <w:p>
            <w:pPr>
              <w:pStyle w:val="Normal"/>
              <w:keepNext w:val="true"/>
              <w:keepLines/>
              <w:spacing w:before="0" w:after="120"/>
              <w:jc w:val="center"/>
              <w:rPr>
                <w:rFonts w:eastAsia="Calibri"/>
                <w:szCs w:val="22"/>
                <w:lang w:val="en-US"/>
              </w:rPr>
            </w:pPr>
            <w:bookmarkStart w:id="96" w:name="_Ref416289179"/>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63</w:t>
            </w:r>
            <w:r>
              <w:rPr>
                <w:szCs w:val="22"/>
                <w:rFonts w:eastAsia="Calibri"/>
                <w:lang w:val="en-US"/>
              </w:rPr>
              <w:fldChar w:fldCharType="end"/>
            </w:r>
            <w:bookmarkEnd w:id="96"/>
            <w:r>
              <w:rPr>
                <w:rFonts w:eastAsia="Calibri"/>
                <w:szCs w:val="22"/>
                <w:lang w:val="en-US"/>
              </w:rPr>
              <w:t>: Signal-to-distortion ratio for different frequencies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_Ref416289179 \h </w:instrText>
      </w:r>
      <w:r>
        <w:rPr>
          <w:lang w:val="en-US"/>
        </w:rPr>
        <w:fldChar w:fldCharType="separate"/>
      </w:r>
      <w:r>
        <w:rPr>
          <w:lang w:val="en-US"/>
        </w:rPr>
        <w:t>Figure 63</w:t>
      </w:r>
      <w:r>
        <w:rPr>
          <w:lang w:val="en-US"/>
        </w:rPr>
        <w:fldChar w:fldCharType="end"/>
      </w:r>
      <w:r>
        <w:rPr>
          <w:lang w:val="en-US"/>
        </w:rPr>
        <w:t>. For  all bit rates and gains, the signal-to-distortion ratio extends at least 40dB, except one frequency (about 8 kHz) for rate 16.4kbit/s (light blue curve).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2"/>
        <w:ind w:left="567" w:hanging="567"/>
        <w:rPr/>
      </w:pPr>
      <w:r>
        <w:rPr/>
        <w:t>EVS-Mode: Fullband (FB)</w:t>
      </w:r>
    </w:p>
    <w:p>
      <w:pPr>
        <w:pStyle w:val="Normal"/>
        <w:rPr/>
      </w:pPr>
      <w:r>
        <w:rPr>
          <w:lang w:val="en-US"/>
        </w:rPr>
        <w:t xml:space="preserve">In fullband mode, a sampling rate of 48 kHz and all possible bit rates (16.4, 24.4, 32.0, 48.0, 64.0, 96.0 and 128.0 kbit/s) according to Table 1 of </w:t>
      </w:r>
      <w:r>
        <w:rPr>
          <w:rStyle w:val="St"/>
          <w:rFonts w:eastAsia="SimSun;宋体"/>
        </w:rPr>
        <w:fldChar w:fldCharType="begin"/>
      </w:r>
      <w:r>
        <w:rPr>
          <w:rStyle w:val="St"/>
          <w:rFonts w:eastAsia="SimSun;宋体"/>
        </w:rPr>
        <w:instrText xml:space="preserve"> REF _Ref401069839 \r \h </w:instrText>
      </w:r>
      <w:r>
        <w:rPr>
          <w:rStyle w:val="St"/>
          <w:rFonts w:eastAsia="SimSun;宋体"/>
        </w:rPr>
        <w:fldChar w:fldCharType="separate"/>
      </w:r>
      <w:r>
        <w:rPr>
          <w:rStyle w:val="St"/>
          <w:rFonts w:eastAsia="SimSun;宋体"/>
        </w:rPr>
        <w:t>[1]</w:t>
      </w:r>
      <w:r>
        <w:rPr>
          <w:rStyle w:val="St"/>
          <w:rFonts w:eastAsia="SimSun;宋体"/>
        </w:rPr>
        <w:fldChar w:fldCharType="end"/>
      </w:r>
      <w:r>
        <w:rPr>
          <w:rStyle w:val="St"/>
          <w:rFonts w:eastAsia="SimSun;宋体"/>
        </w:rPr>
        <w:t xml:space="preserve"> were used. </w:t>
      </w:r>
      <w:r>
        <w:rPr>
          <w:lang w:val="en-US"/>
        </w:rPr>
        <w:t>The two possible target overload points 3.0 and 9.0 dBm0 were used by default for all analyses.</w:t>
      </w:r>
    </w:p>
    <w:p>
      <w:pPr>
        <w:pStyle w:val="Heading3"/>
        <w:ind w:left="737" w:hanging="737"/>
        <w:rPr/>
      </w:pPr>
      <w:r>
        <w:rPr/>
        <w:t>Frequency Response with real speech</w:t>
      </w:r>
    </w:p>
    <w:p>
      <w:pPr>
        <w:pStyle w:val="Normal"/>
        <w:rPr/>
      </w:pPr>
      <w:r>
        <w:rPr>
          <w:lang w:val="en-US"/>
        </w:rPr>
        <w:t xml:space="preserve">The following results are produced by applying measurement instructions similar to clause 8.4.2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adapted to fullband by replacing the source signal with a fullband version of the same. To simulate also the impact of level variations, additional overload points of 21.0 and 39.0 dBm0 were also simulated. These overload points do not represent a realistic conversion; they are only used for checking the linearity of the codec and can be regarded as attenuations of 18.0 resp. 36.0 dB compared to the overload point 3.0 dBm0. The results of this analysis are shown in </w:t>
      </w:r>
      <w:r>
        <w:rPr>
          <w:lang w:val="en-US"/>
        </w:rPr>
        <w:fldChar w:fldCharType="begin"/>
      </w:r>
      <w:r>
        <w:rPr>
          <w:lang w:val="en-US"/>
        </w:rPr>
        <w:instrText xml:space="preserve"> REF _Ref416278430 \h </w:instrText>
      </w:r>
      <w:r>
        <w:rPr>
          <w:lang w:val="en-US"/>
        </w:rPr>
        <w:fldChar w:fldCharType="separate"/>
      </w:r>
      <w:r>
        <w:rPr>
          <w:lang w:val="en-US"/>
        </w:rPr>
        <w:t>Figure 64</w:t>
      </w:r>
      <w:r>
        <w:rPr>
          <w:lang w:val="en-US"/>
        </w:rPr>
        <w:fldChar w:fldCharType="end"/>
      </w:r>
      <w:r>
        <w:rPr>
          <w:lang w:val="en-US"/>
        </w:rPr>
        <w:t xml:space="preserve">. </w:t>
      </w:r>
    </w:p>
    <w:p>
      <w:pPr>
        <w:pStyle w:val="Normal"/>
        <w:rPr>
          <w:lang w:val="en-US"/>
        </w:rPr>
      </w:pPr>
      <w:r>
        <w:rPr>
          <w:lang w:val="en-US"/>
        </w:rPr>
      </w:r>
    </w:p>
    <w:tbl>
      <w:tblPr>
        <w:tblW w:w="9460" w:type="dxa"/>
        <w:jc w:val="left"/>
        <w:tblInd w:w="-108" w:type="dxa"/>
        <w:tblLayout w:type="fixed"/>
        <w:tblCellMar>
          <w:top w:w="0" w:type="dxa"/>
          <w:left w:w="108" w:type="dxa"/>
          <w:bottom w:w="0" w:type="dxa"/>
          <w:right w:w="108" w:type="dxa"/>
        </w:tblCellMar>
      </w:tblPr>
      <w:tblGrid>
        <w:gridCol w:w="4730"/>
        <w:gridCol w:w="4730"/>
      </w:tblGrid>
      <w:tr>
        <w:trPr/>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63" name="Bild 3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ild 308" descr=""/>
                          <pic:cNvPicPr>
                            <a:picLocks noChangeAspect="1" noChangeArrowheads="1"/>
                          </pic:cNvPicPr>
                        </pic:nvPicPr>
                        <pic:blipFill>
                          <a:blip r:embed="rId164"/>
                          <a:srcRect l="-8" t="-12" r="-8" b="-12"/>
                          <a:stretch>
                            <a:fillRect/>
                          </a:stretch>
                        </pic:blipFill>
                        <pic:spPr bwMode="auto">
                          <a:xfrm>
                            <a:off x="0" y="0"/>
                            <a:ext cx="2865755" cy="1814830"/>
                          </a:xfrm>
                          <a:prstGeom prst="rect">
                            <a:avLst/>
                          </a:prstGeom>
                        </pic:spPr>
                      </pic:pic>
                    </a:graphicData>
                  </a:graphic>
                </wp:inline>
              </w:drawing>
            </w:r>
          </w:p>
        </w:tc>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64" name="Bild 3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ild 309" descr=""/>
                          <pic:cNvPicPr>
                            <a:picLocks noChangeAspect="1" noChangeArrowheads="1"/>
                          </pic:cNvPicPr>
                        </pic:nvPicPr>
                        <pic:blipFill>
                          <a:blip r:embed="rId165"/>
                          <a:srcRect l="-8" t="-12" r="-8" b="-12"/>
                          <a:stretch>
                            <a:fillRect/>
                          </a:stretch>
                        </pic:blipFill>
                        <pic:spPr bwMode="auto">
                          <a:xfrm>
                            <a:off x="0" y="0"/>
                            <a:ext cx="2865755" cy="1814830"/>
                          </a:xfrm>
                          <a:prstGeom prst="rect">
                            <a:avLst/>
                          </a:prstGeom>
                        </pic:spPr>
                      </pic:pic>
                    </a:graphicData>
                  </a:graphic>
                </wp:inline>
              </w:drawing>
            </w:r>
          </w:p>
        </w:tc>
      </w:tr>
      <w:tr>
        <w:trPr/>
        <w:tc>
          <w:tcPr>
            <w:tcW w:w="4730"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4830"/>
                  <wp:effectExtent l="0" t="0" r="0" b="0"/>
                  <wp:docPr id="165" name="Bild 3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ild 310" descr=""/>
                          <pic:cNvPicPr>
                            <a:picLocks noChangeAspect="1" noChangeArrowheads="1"/>
                          </pic:cNvPicPr>
                        </pic:nvPicPr>
                        <pic:blipFill>
                          <a:blip r:embed="rId166"/>
                          <a:srcRect l="-8" t="-12" r="-8" b="-12"/>
                          <a:stretch>
                            <a:fillRect/>
                          </a:stretch>
                        </pic:blipFill>
                        <pic:spPr bwMode="auto">
                          <a:xfrm>
                            <a:off x="0" y="0"/>
                            <a:ext cx="2865755" cy="1814830"/>
                          </a:xfrm>
                          <a:prstGeom prst="rect">
                            <a:avLst/>
                          </a:prstGeom>
                        </pic:spPr>
                      </pic:pic>
                    </a:graphicData>
                  </a:graphic>
                </wp:inline>
              </w:drawing>
            </w:r>
          </w:p>
        </w:tc>
        <w:tc>
          <w:tcPr>
            <w:tcW w:w="4730"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4830"/>
                  <wp:effectExtent l="0" t="0" r="0" b="0"/>
                  <wp:docPr id="166" name="Bild 3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ild 311" descr=""/>
                          <pic:cNvPicPr>
                            <a:picLocks noChangeAspect="1" noChangeArrowheads="1"/>
                          </pic:cNvPicPr>
                        </pic:nvPicPr>
                        <pic:blipFill>
                          <a:blip r:embed="rId167"/>
                          <a:srcRect l="-8" t="-12" r="-8" b="-12"/>
                          <a:stretch>
                            <a:fillRect/>
                          </a:stretch>
                        </pic:blipFill>
                        <pic:spPr bwMode="auto">
                          <a:xfrm>
                            <a:off x="0" y="0"/>
                            <a:ext cx="2865755" cy="1814830"/>
                          </a:xfrm>
                          <a:prstGeom prst="rect">
                            <a:avLst/>
                          </a:prstGeom>
                        </pic:spPr>
                      </pic:pic>
                    </a:graphicData>
                  </a:graphic>
                </wp:inline>
              </w:drawing>
            </w:r>
          </w:p>
        </w:tc>
      </w:tr>
      <w:tr>
        <w:trPr/>
        <w:tc>
          <w:tcPr>
            <w:tcW w:w="9460" w:type="dxa"/>
            <w:gridSpan w:val="2"/>
            <w:tcBorders/>
          </w:tcPr>
          <w:p>
            <w:pPr>
              <w:pStyle w:val="Normal"/>
              <w:keepNext w:val="true"/>
              <w:keepLines/>
              <w:spacing w:before="0" w:after="120"/>
              <w:jc w:val="center"/>
              <w:rPr/>
            </w:pPr>
            <w:bookmarkStart w:id="97" w:name="_Ref416278430"/>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64</w:t>
            </w:r>
            <w:r>
              <w:rPr>
                <w:szCs w:val="22"/>
                <w:rFonts w:eastAsia="Calibri"/>
              </w:rPr>
              <w:fldChar w:fldCharType="end"/>
            </w:r>
            <w:bookmarkEnd w:id="97"/>
            <w:r>
              <w:rPr>
                <w:rFonts w:eastAsia="Calibri"/>
                <w:szCs w:val="22"/>
                <w:lang w:val="en-US"/>
              </w:rPr>
              <w:t>: Frequency response for different overload points</w:t>
            </w:r>
          </w:p>
        </w:tc>
      </w:tr>
    </w:tbl>
    <w:p>
      <w:pPr>
        <w:pStyle w:val="Normal"/>
        <w:rPr>
          <w:lang w:val="en-US"/>
        </w:rPr>
      </w:pPr>
      <w:r>
        <w:rPr>
          <w:lang w:val="en-US"/>
        </w:rPr>
      </w:r>
    </w:p>
    <w:p>
      <w:pPr>
        <w:pStyle w:val="Normal"/>
        <w:rPr>
          <w:lang w:val="en-US"/>
        </w:rPr>
      </w:pPr>
      <w:r>
        <w:rPr>
          <w:lang w:val="en-US"/>
        </w:rPr>
        <w:t>For lower codec rates (16.4 and 24.4 kbit/s, red/green curves), the transmission characteristics show some slight degradations for frequencies between 15 and 20 kHz.</w:t>
      </w:r>
    </w:p>
    <w:p>
      <w:pPr>
        <w:pStyle w:val="Heading3"/>
        <w:ind w:left="737" w:hanging="737"/>
        <w:rPr/>
      </w:pPr>
      <w:r>
        <w:rPr/>
        <w:t>Frequency Response with composite source signal (CSS)</w:t>
      </w:r>
    </w:p>
    <w:p>
      <w:pPr>
        <w:pStyle w:val="Normal"/>
        <w:rPr>
          <w:lang w:val="en-US"/>
        </w:rPr>
      </w:pPr>
      <w:r>
        <w:rPr>
          <w:lang w:val="en-US"/>
        </w:rPr>
        <w:t xml:space="preserve">The following results are produced by applying the measurement instructions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is intended to be reported only for informative reasons. The composite source according to ITU-T P.501 </w:t>
      </w:r>
      <w:r>
        <w:rPr>
          <w:lang w:val="en-US"/>
        </w:rPr>
        <w:fldChar w:fldCharType="begin"/>
      </w:r>
      <w:r>
        <w:rPr>
          <w:lang w:val="en-US"/>
        </w:rPr>
        <w:instrText xml:space="preserve"> REF _Ref402017145 \r \h </w:instrText>
      </w:r>
      <w:r>
        <w:rPr>
          <w:lang w:val="en-US"/>
        </w:rPr>
        <w:fldChar w:fldCharType="separate"/>
      </w:r>
      <w:r>
        <w:rPr>
          <w:lang w:val="en-US"/>
        </w:rPr>
        <w:t>[6]</w:t>
      </w:r>
      <w:r>
        <w:rPr>
          <w:lang w:val="en-US"/>
        </w:rPr>
        <w:fldChar w:fldCharType="end"/>
      </w:r>
      <w:r>
        <w:rPr>
          <w:lang w:val="en-US"/>
        </w:rPr>
        <w:t xml:space="preserve"> signal is used as a reference for the calculation. The results of this analysis are shown in </w:t>
      </w:r>
      <w:r>
        <w:rPr>
          <w:lang w:val="en-US"/>
        </w:rPr>
        <w:fldChar w:fldCharType="begin"/>
      </w:r>
      <w:r>
        <w:rPr>
          <w:lang w:val="en-US"/>
        </w:rPr>
        <w:instrText xml:space="preserve"> REF _Ref416278456 \h </w:instrText>
      </w:r>
      <w:r>
        <w:rPr>
          <w:lang w:val="en-US"/>
        </w:rPr>
        <w:fldChar w:fldCharType="separate"/>
      </w:r>
      <w:r>
        <w:rPr>
          <w:lang w:val="en-US"/>
        </w:rPr>
        <w:t>Figure 65</w:t>
      </w:r>
      <w:r>
        <w:rPr>
          <w:lang w:val="en-US"/>
        </w:rPr>
        <w:fldChar w:fldCharType="end"/>
      </w:r>
      <w:r>
        <w:rPr>
          <w:lang w:val="en-US"/>
        </w:rPr>
        <w:t xml:space="preserve">. </w:t>
      </w:r>
    </w:p>
    <w:tbl>
      <w:tblPr>
        <w:tblW w:w="9460" w:type="dxa"/>
        <w:jc w:val="left"/>
        <w:tblInd w:w="-108" w:type="dxa"/>
        <w:tblLayout w:type="fixed"/>
        <w:tblCellMar>
          <w:top w:w="0" w:type="dxa"/>
          <w:left w:w="108" w:type="dxa"/>
          <w:bottom w:w="0" w:type="dxa"/>
          <w:right w:w="108" w:type="dxa"/>
        </w:tblCellMar>
      </w:tblPr>
      <w:tblGrid>
        <w:gridCol w:w="4730"/>
        <w:gridCol w:w="4730"/>
      </w:tblGrid>
      <w:tr>
        <w:trPr/>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67" name="Bild 3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ild 312" descr=""/>
                          <pic:cNvPicPr>
                            <a:picLocks noChangeAspect="1" noChangeArrowheads="1"/>
                          </pic:cNvPicPr>
                        </pic:nvPicPr>
                        <pic:blipFill>
                          <a:blip r:embed="rId168"/>
                          <a:srcRect l="-8" t="-12" r="-8" b="-12"/>
                          <a:stretch>
                            <a:fillRect/>
                          </a:stretch>
                        </pic:blipFill>
                        <pic:spPr bwMode="auto">
                          <a:xfrm>
                            <a:off x="0" y="0"/>
                            <a:ext cx="2865755" cy="1814830"/>
                          </a:xfrm>
                          <a:prstGeom prst="rect">
                            <a:avLst/>
                          </a:prstGeom>
                        </pic:spPr>
                      </pic:pic>
                    </a:graphicData>
                  </a:graphic>
                </wp:inline>
              </w:drawing>
            </w:r>
          </w:p>
        </w:tc>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68" name="Bild 3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ild 313" descr=""/>
                          <pic:cNvPicPr>
                            <a:picLocks noChangeAspect="1" noChangeArrowheads="1"/>
                          </pic:cNvPicPr>
                        </pic:nvPicPr>
                        <pic:blipFill>
                          <a:blip r:embed="rId169"/>
                          <a:srcRect l="-8" t="-12" r="-8" b="-12"/>
                          <a:stretch>
                            <a:fillRect/>
                          </a:stretch>
                        </pic:blipFill>
                        <pic:spPr bwMode="auto">
                          <a:xfrm>
                            <a:off x="0" y="0"/>
                            <a:ext cx="2865755" cy="1814830"/>
                          </a:xfrm>
                          <a:prstGeom prst="rect">
                            <a:avLst/>
                          </a:prstGeom>
                        </pic:spPr>
                      </pic:pic>
                    </a:graphicData>
                  </a:graphic>
                </wp:inline>
              </w:drawing>
            </w:r>
          </w:p>
        </w:tc>
      </w:tr>
      <w:tr>
        <w:trPr/>
        <w:tc>
          <w:tcPr>
            <w:tcW w:w="4730"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4830"/>
                  <wp:effectExtent l="0" t="0" r="0" b="0"/>
                  <wp:docPr id="169" name="Bild 3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ild 314" descr=""/>
                          <pic:cNvPicPr>
                            <a:picLocks noChangeAspect="1" noChangeArrowheads="1"/>
                          </pic:cNvPicPr>
                        </pic:nvPicPr>
                        <pic:blipFill>
                          <a:blip r:embed="rId170"/>
                          <a:srcRect l="-8" t="-12" r="-8" b="-12"/>
                          <a:stretch>
                            <a:fillRect/>
                          </a:stretch>
                        </pic:blipFill>
                        <pic:spPr bwMode="auto">
                          <a:xfrm>
                            <a:off x="0" y="0"/>
                            <a:ext cx="2865755" cy="1814830"/>
                          </a:xfrm>
                          <a:prstGeom prst="rect">
                            <a:avLst/>
                          </a:prstGeom>
                        </pic:spPr>
                      </pic:pic>
                    </a:graphicData>
                  </a:graphic>
                </wp:inline>
              </w:drawing>
            </w:r>
          </w:p>
        </w:tc>
        <w:tc>
          <w:tcPr>
            <w:tcW w:w="4730" w:type="dxa"/>
            <w:tcBorders/>
          </w:tcPr>
          <w:p>
            <w:pPr>
              <w:pStyle w:val="Normal"/>
              <w:keepNext w:val="true"/>
              <w:keepLines/>
              <w:spacing w:before="0" w:after="120"/>
              <w:jc w:val="center"/>
              <w:rPr>
                <w:rFonts w:eastAsia="Calibri"/>
                <w:szCs w:val="22"/>
                <w:lang w:val="en-US"/>
              </w:rPr>
            </w:pPr>
            <w:r>
              <w:rPr>
                <w:rFonts w:eastAsia="Calibri"/>
                <w:szCs w:val="22"/>
                <w:lang w:val="de-DE" w:eastAsia="en-US"/>
              </w:rPr>
              <w:drawing>
                <wp:inline distT="0" distB="0" distL="0" distR="0">
                  <wp:extent cx="2865755" cy="1814830"/>
                  <wp:effectExtent l="0" t="0" r="0" b="0"/>
                  <wp:docPr id="170" name="Bild 3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Bild 315" descr=""/>
                          <pic:cNvPicPr>
                            <a:picLocks noChangeAspect="1" noChangeArrowheads="1"/>
                          </pic:cNvPicPr>
                        </pic:nvPicPr>
                        <pic:blipFill>
                          <a:blip r:embed="rId171"/>
                          <a:srcRect l="-8" t="-12" r="-8" b="-12"/>
                          <a:stretch>
                            <a:fillRect/>
                          </a:stretch>
                        </pic:blipFill>
                        <pic:spPr bwMode="auto">
                          <a:xfrm>
                            <a:off x="0" y="0"/>
                            <a:ext cx="2865755" cy="1814830"/>
                          </a:xfrm>
                          <a:prstGeom prst="rect">
                            <a:avLst/>
                          </a:prstGeom>
                        </pic:spPr>
                      </pic:pic>
                    </a:graphicData>
                  </a:graphic>
                </wp:inline>
              </w:drawing>
            </w:r>
          </w:p>
        </w:tc>
      </w:tr>
      <w:tr>
        <w:trPr/>
        <w:tc>
          <w:tcPr>
            <w:tcW w:w="9460" w:type="dxa"/>
            <w:gridSpan w:val="2"/>
            <w:tcBorders/>
          </w:tcPr>
          <w:p>
            <w:pPr>
              <w:pStyle w:val="Normal"/>
              <w:keepNext w:val="true"/>
              <w:keepLines/>
              <w:spacing w:before="0" w:after="120"/>
              <w:jc w:val="center"/>
              <w:rPr/>
            </w:pPr>
            <w:bookmarkStart w:id="98" w:name="_Ref416278456"/>
            <w:r>
              <w:rPr>
                <w:rFonts w:eastAsia="Calibri"/>
                <w:szCs w:val="22"/>
                <w:lang w:val="en-US"/>
              </w:rPr>
              <w:t xml:space="preserve">Figure </w:t>
            </w:r>
            <w:r>
              <w:rPr>
                <w:rFonts w:eastAsia="Calibri"/>
                <w:szCs w:val="22"/>
              </w:rPr>
              <w:fldChar w:fldCharType="begin"/>
            </w:r>
            <w:r>
              <w:rPr>
                <w:szCs w:val="22"/>
                <w:rFonts w:eastAsia="Calibri"/>
              </w:rPr>
              <w:instrText xml:space="preserve"> SEQ Figure \* ARABIC </w:instrText>
            </w:r>
            <w:r>
              <w:rPr>
                <w:szCs w:val="22"/>
                <w:rFonts w:eastAsia="Calibri"/>
              </w:rPr>
              <w:fldChar w:fldCharType="separate"/>
            </w:r>
            <w:r>
              <w:rPr>
                <w:szCs w:val="22"/>
                <w:rFonts w:eastAsia="Calibri"/>
              </w:rPr>
              <w:t>65</w:t>
            </w:r>
            <w:r>
              <w:rPr>
                <w:szCs w:val="22"/>
                <w:rFonts w:eastAsia="Calibri"/>
              </w:rPr>
              <w:fldChar w:fldCharType="end"/>
            </w:r>
            <w:bookmarkEnd w:id="98"/>
            <w:r>
              <w:rPr>
                <w:rFonts w:eastAsia="Calibri"/>
                <w:szCs w:val="22"/>
                <w:lang w:val="en-US"/>
              </w:rPr>
              <w:t>: Frequency response for different overload points</w:t>
            </w:r>
          </w:p>
        </w:tc>
      </w:tr>
    </w:tbl>
    <w:p>
      <w:pPr>
        <w:pStyle w:val="Heading3"/>
        <w:ind w:left="737" w:hanging="737"/>
        <w:rPr/>
      </w:pPr>
      <w:r>
        <w:rPr/>
        <w:t>Idle Noise with Activation</w:t>
      </w:r>
    </w:p>
    <w:p>
      <w:pPr>
        <w:pStyle w:val="Heading4"/>
        <w:ind w:left="907" w:hanging="907"/>
        <w:rPr/>
      </w:pPr>
      <w:r>
        <w:rPr/>
        <w:t>Idle noise generated with activation and digital zero input</w:t>
      </w:r>
    </w:p>
    <w:p>
      <w:pPr>
        <w:pStyle w:val="Normal"/>
        <w:rPr/>
      </w:pPr>
      <w:r>
        <w:rPr>
          <w:lang w:val="en-US"/>
        </w:rPr>
        <w:t xml:space="preserve">The following results are produced by applying measurement instructions and requirements similar to clause 8.3.2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t xml:space="preserve"> which are adapted to fullband by replacing the source signal with a fullband version of the same file. This includes an activation of the device under test with a CSS burst before the measured idle segment.</w:t>
      </w:r>
    </w:p>
    <w:tbl>
      <w:tblPr>
        <w:tblW w:w="9452" w:type="dxa"/>
        <w:jc w:val="left"/>
        <w:tblInd w:w="-108" w:type="dxa"/>
        <w:tblLayout w:type="fixed"/>
        <w:tblCellMar>
          <w:top w:w="0" w:type="dxa"/>
          <w:left w:w="108" w:type="dxa"/>
          <w:bottom w:w="0" w:type="dxa"/>
          <w:right w:w="108" w:type="dxa"/>
        </w:tblCellMar>
      </w:tblPr>
      <w:tblGrid>
        <w:gridCol w:w="4726"/>
        <w:gridCol w:w="4726"/>
      </w:tblGrid>
      <w:tr>
        <w:trPr/>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1" name="Bild 3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ild 316" descr=""/>
                          <pic:cNvPicPr>
                            <a:picLocks noChangeAspect="1" noChangeArrowheads="1"/>
                          </pic:cNvPicPr>
                        </pic:nvPicPr>
                        <pic:blipFill>
                          <a:blip r:embed="rId172"/>
                          <a:srcRect l="-8" t="-12" r="-8" b="-12"/>
                          <a:stretch>
                            <a:fillRect/>
                          </a:stretch>
                        </pic:blipFill>
                        <pic:spPr bwMode="auto">
                          <a:xfrm>
                            <a:off x="0" y="0"/>
                            <a:ext cx="2863215" cy="1800225"/>
                          </a:xfrm>
                          <a:prstGeom prst="rect">
                            <a:avLst/>
                          </a:prstGeom>
                        </pic:spPr>
                      </pic:pic>
                    </a:graphicData>
                  </a:graphic>
                </wp:inline>
              </w:drawing>
            </w:r>
          </w:p>
        </w:tc>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2" name="Bild 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ild 317" descr=""/>
                          <pic:cNvPicPr>
                            <a:picLocks noChangeAspect="1" noChangeArrowheads="1"/>
                          </pic:cNvPicPr>
                        </pic:nvPicPr>
                        <pic:blipFill>
                          <a:blip r:embed="rId173"/>
                          <a:srcRect l="-8" t="-12" r="-8" b="-12"/>
                          <a:stretch>
                            <a:fillRect/>
                          </a:stretch>
                        </pic:blipFill>
                        <pic:spPr bwMode="auto">
                          <a:xfrm>
                            <a:off x="0" y="0"/>
                            <a:ext cx="2863215" cy="1800225"/>
                          </a:xfrm>
                          <a:prstGeom prst="rect">
                            <a:avLst/>
                          </a:prstGeom>
                        </pic:spPr>
                      </pic:pic>
                    </a:graphicData>
                  </a:graphic>
                </wp:inline>
              </w:drawing>
            </w:r>
          </w:p>
        </w:tc>
      </w:tr>
      <w:tr>
        <w:trPr/>
        <w:tc>
          <w:tcPr>
            <w:tcW w:w="9452" w:type="dxa"/>
            <w:gridSpan w:val="2"/>
            <w:tcBorders/>
          </w:tcPr>
          <w:p>
            <w:pPr>
              <w:pStyle w:val="Normal"/>
              <w:keepNext w:val="true"/>
              <w:keepLines/>
              <w:spacing w:before="0" w:after="120"/>
              <w:jc w:val="center"/>
              <w:rPr>
                <w:rFonts w:eastAsia="Calibri"/>
                <w:szCs w:val="22"/>
                <w:lang w:val="en-US"/>
              </w:rPr>
            </w:pPr>
            <w:bookmarkStart w:id="99" w:name="_Ref416280240"/>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66</w:t>
            </w:r>
            <w:r>
              <w:rPr>
                <w:lang w:val="en-US"/>
              </w:rPr>
              <w:fldChar w:fldCharType="end"/>
            </w:r>
            <w:bookmarkEnd w:id="99"/>
            <w:r>
              <w:rPr>
                <w:lang w:val="en-US"/>
              </w:rPr>
              <w:t>: Idle noise spectrum with activation for different overload points</w:t>
            </w:r>
          </w:p>
        </w:tc>
      </w:tr>
    </w:tbl>
    <w:p>
      <w:pPr>
        <w:pStyle w:val="Normal"/>
        <w:rPr>
          <w:lang w:val="en-US"/>
        </w:rPr>
      </w:pPr>
      <w:r>
        <w:rPr>
          <w:lang w:val="en-US"/>
        </w:rPr>
      </w:r>
    </w:p>
    <w:tbl>
      <w:tblPr>
        <w:tblW w:w="3855" w:type="dxa"/>
        <w:jc w:val="center"/>
        <w:tblInd w:w="0" w:type="dxa"/>
        <w:tblLayout w:type="fixed"/>
        <w:tblCellMar>
          <w:top w:w="0" w:type="dxa"/>
          <w:left w:w="108" w:type="dxa"/>
          <w:bottom w:w="0" w:type="dxa"/>
          <w:right w:w="108" w:type="dxa"/>
        </w:tblCellMar>
      </w:tblPr>
      <w:tblGrid>
        <w:gridCol w:w="1361"/>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napToGrid w:val="false"/>
              <w:spacing w:lineRule="auto" w:line="240" w:before="60" w:after="60"/>
              <w:rPr>
                <w:rFonts w:cs="Arial"/>
                <w:color w:val="000000"/>
                <w:szCs w:val="22"/>
                <w:lang w:val="en-US"/>
              </w:rPr>
            </w:pPr>
            <w:r>
              <w:rPr>
                <w:rFonts w:cs="Arial"/>
                <w:color w:val="000000"/>
                <w:szCs w:val="22"/>
                <w:lang w:val="en-US"/>
              </w:rPr>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widowControl/>
              <w:spacing w:lineRule="auto" w:line="240" w:before="60" w:after="60"/>
              <w:jc w:val="right"/>
              <w:rPr>
                <w:rFonts w:cs="Arial"/>
                <w:color w:val="000000"/>
                <w:szCs w:val="22"/>
                <w:lang w:val="en-US"/>
              </w:rPr>
            </w:pPr>
            <w:r>
              <w:rPr>
                <w:rFonts w:cs="Arial"/>
                <w:color w:val="000000"/>
                <w:szCs w:val="22"/>
                <w:lang w:val="en-US"/>
              </w:rPr>
              <w:t>bit rate</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16.4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-105.1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-105.3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24.4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-108.1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-109.8</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32.0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-86.4</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-85.9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48.0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-111.5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-105.5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64.0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-103.7</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-102.7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96.0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-111.1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-110.6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128.0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-110.9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-110.9</w:t>
            </w:r>
          </w:p>
        </w:tc>
      </w:tr>
    </w:tbl>
    <w:p>
      <w:pPr>
        <w:pStyle w:val="Normal"/>
        <w:keepNext w:val="true"/>
        <w:keepLines/>
        <w:jc w:val="center"/>
        <w:rPr/>
      </w:pPr>
      <w:bookmarkStart w:id="100" w:name="_Ref416280294"/>
      <w:bookmarkStart w:id="101" w:name="_Ref416281522"/>
      <w:r>
        <w:rPr>
          <w:lang w:val="en-US"/>
        </w:rPr>
        <w:t xml:space="preserve">Table </w:t>
      </w:r>
      <w:r>
        <w:rPr/>
        <w:fldChar w:fldCharType="begin"/>
      </w:r>
      <w:r>
        <w:rPr/>
        <w:instrText xml:space="preserve"> SEQ Table \* ARABIC </w:instrText>
      </w:r>
      <w:r>
        <w:rPr/>
        <w:fldChar w:fldCharType="separate"/>
      </w:r>
      <w:r>
        <w:rPr/>
        <w:t>20</w:t>
      </w:r>
      <w:r>
        <w:rPr/>
        <w:fldChar w:fldCharType="end"/>
      </w:r>
      <w:bookmarkEnd w:id="101"/>
      <w:r>
        <w:rPr>
          <w:lang w:val="en-US"/>
        </w:rPr>
        <w:t>: Idle noise levels with activation in dB(A) (requirement: -57.0 dB(A))</w:t>
      </w:r>
      <w:bookmarkEnd w:id="100"/>
    </w:p>
    <w:p>
      <w:pPr>
        <w:pStyle w:val="Normal"/>
        <w:rPr>
          <w:lang w:val="en-US"/>
        </w:rPr>
      </w:pPr>
      <w:r>
        <w:rPr>
          <w:lang w:val="en-US"/>
        </w:rPr>
      </w:r>
    </w:p>
    <w:p>
      <w:pPr>
        <w:pStyle w:val="Normal"/>
        <w:rPr/>
      </w:pPr>
      <w:r>
        <w:rPr>
          <w:lang w:val="en-US"/>
        </w:rPr>
        <w:t xml:space="preserve">Neither in the frequency representation shown in </w:t>
      </w:r>
      <w:r>
        <w:rPr>
          <w:lang w:val="en-US"/>
        </w:rPr>
        <w:fldChar w:fldCharType="begin"/>
      </w:r>
      <w:r>
        <w:rPr>
          <w:lang w:val="en-US"/>
        </w:rPr>
        <w:instrText xml:space="preserve"> REF _Ref416280240 \h </w:instrText>
      </w:r>
      <w:r>
        <w:rPr>
          <w:lang w:val="en-US"/>
        </w:rPr>
        <w:fldChar w:fldCharType="separate"/>
      </w:r>
      <w:r>
        <w:rPr>
          <w:lang w:val="en-US"/>
        </w:rPr>
        <w:t>Figure 66</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_Ref416281522 \h </w:instrText>
      </w:r>
      <w:r>
        <w:rPr>
          <w:lang w:val="en-US"/>
        </w:rPr>
        <w:fldChar w:fldCharType="separate"/>
      </w:r>
      <w:r>
        <w:rPr>
          <w:lang w:val="en-US"/>
        </w:rPr>
        <w:t>Table 20</w:t>
      </w:r>
      <w:r>
        <w:rPr>
          <w:lang w:val="en-US"/>
        </w:rPr>
        <w:fldChar w:fldCharType="end"/>
      </w:r>
      <w:r>
        <w:rPr>
          <w:lang w:val="en-US"/>
        </w:rPr>
        <w:t>, a violation of the requirements according to [5] can be observed for any fullband bit rate.</w:t>
      </w:r>
    </w:p>
    <w:p>
      <w:pPr>
        <w:pStyle w:val="Heading4"/>
        <w:ind w:left="907" w:hanging="907"/>
        <w:rPr/>
      </w:pPr>
      <w:r>
        <w:rPr/>
        <w:t>Idle noise generated with activation and dithering noise</w:t>
      </w:r>
    </w:p>
    <w:p>
      <w:pPr>
        <w:pStyle w:val="Normal"/>
        <w:rPr/>
      </w:pPr>
      <w:r>
        <w:rPr/>
        <w:t>The original measurement described in the previous section was conducted with an input signal which consists only of digital zeros. In order to analyze the impact of non-zero samples, two different dithering noises were used instead as a source signal. This dithering noise was created by randomly modifying the last N bits of each 16-bit sample. By increasing N, the dithering noise power increases. In this evaluation, N = 1 and N = 2 was used.</w:t>
      </w:r>
    </w:p>
    <w:tbl>
      <w:tblPr>
        <w:tblW w:w="9452" w:type="dxa"/>
        <w:jc w:val="left"/>
        <w:tblInd w:w="-108" w:type="dxa"/>
        <w:tblLayout w:type="fixed"/>
        <w:tblCellMar>
          <w:top w:w="0" w:type="dxa"/>
          <w:left w:w="108" w:type="dxa"/>
          <w:bottom w:w="0" w:type="dxa"/>
          <w:right w:w="108" w:type="dxa"/>
        </w:tblCellMar>
      </w:tblPr>
      <w:tblGrid>
        <w:gridCol w:w="4726"/>
        <w:gridCol w:w="4726"/>
      </w:tblGrid>
      <w:tr>
        <w:trPr/>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3" name="Bild 3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Bild 318" descr=""/>
                          <pic:cNvPicPr>
                            <a:picLocks noChangeAspect="1" noChangeArrowheads="1"/>
                          </pic:cNvPicPr>
                        </pic:nvPicPr>
                        <pic:blipFill>
                          <a:blip r:embed="rId174"/>
                          <a:srcRect l="-8" t="-12" r="-8" b="-12"/>
                          <a:stretch>
                            <a:fillRect/>
                          </a:stretch>
                        </pic:blipFill>
                        <pic:spPr bwMode="auto">
                          <a:xfrm>
                            <a:off x="0" y="0"/>
                            <a:ext cx="2863215" cy="1800225"/>
                          </a:xfrm>
                          <a:prstGeom prst="rect">
                            <a:avLst/>
                          </a:prstGeom>
                        </pic:spPr>
                      </pic:pic>
                    </a:graphicData>
                  </a:graphic>
                </wp:inline>
              </w:drawing>
            </w:r>
          </w:p>
        </w:tc>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4" name="Bild 3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Bild 319" descr=""/>
                          <pic:cNvPicPr>
                            <a:picLocks noChangeAspect="1" noChangeArrowheads="1"/>
                          </pic:cNvPicPr>
                        </pic:nvPicPr>
                        <pic:blipFill>
                          <a:blip r:embed="rId175"/>
                          <a:srcRect l="-8" t="-12" r="-8" b="-12"/>
                          <a:stretch>
                            <a:fillRect/>
                          </a:stretch>
                        </pic:blipFill>
                        <pic:spPr bwMode="auto">
                          <a:xfrm>
                            <a:off x="0" y="0"/>
                            <a:ext cx="2863215" cy="1800225"/>
                          </a:xfrm>
                          <a:prstGeom prst="rect">
                            <a:avLst/>
                          </a:prstGeom>
                        </pic:spPr>
                      </pic:pic>
                    </a:graphicData>
                  </a:graphic>
                </wp:inline>
              </w:drawing>
            </w:r>
          </w:p>
        </w:tc>
      </w:tr>
      <w:tr>
        <w:trPr/>
        <w:tc>
          <w:tcPr>
            <w:tcW w:w="9452" w:type="dxa"/>
            <w:gridSpan w:val="2"/>
            <w:tcBorders/>
          </w:tcPr>
          <w:p>
            <w:pPr>
              <w:pStyle w:val="Normal"/>
              <w:keepNext w:val="true"/>
              <w:keepLines/>
              <w:spacing w:before="0" w:after="120"/>
              <w:jc w:val="center"/>
              <w:rPr/>
            </w:pPr>
            <w:bookmarkStart w:id="102" w:name="_Ref416280422"/>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67</w:t>
            </w:r>
            <w:r>
              <w:rPr>
                <w:szCs w:val="22"/>
                <w:rFonts w:eastAsia="Calibri"/>
                <w:lang w:val="en-US"/>
              </w:rPr>
              <w:fldChar w:fldCharType="end"/>
            </w:r>
            <w:bookmarkEnd w:id="102"/>
            <w:r>
              <w:rPr>
                <w:rFonts w:eastAsia="Calibri"/>
                <w:szCs w:val="22"/>
                <w:lang w:val="en-US"/>
              </w:rPr>
              <w:t>: Idle noise spectrum with activation and 1-bit dithering noise</w:t>
            </w:r>
          </w:p>
        </w:tc>
      </w:tr>
    </w:tbl>
    <w:p>
      <w:pPr>
        <w:pStyle w:val="Normal"/>
        <w:rPr>
          <w:lang w:val="en-US"/>
        </w:rPr>
      </w:pPr>
      <w:r>
        <w:rPr>
          <w:lang w:val="en-US"/>
        </w:rPr>
      </w:r>
    </w:p>
    <w:tbl>
      <w:tblPr>
        <w:tblW w:w="9452" w:type="dxa"/>
        <w:jc w:val="left"/>
        <w:tblInd w:w="-108" w:type="dxa"/>
        <w:tblLayout w:type="fixed"/>
        <w:tblCellMar>
          <w:top w:w="0" w:type="dxa"/>
          <w:left w:w="108" w:type="dxa"/>
          <w:bottom w:w="0" w:type="dxa"/>
          <w:right w:w="108" w:type="dxa"/>
        </w:tblCellMar>
      </w:tblPr>
      <w:tblGrid>
        <w:gridCol w:w="4726"/>
        <w:gridCol w:w="4726"/>
      </w:tblGrid>
      <w:tr>
        <w:trPr/>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5" name="Bild 3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Bild 320" descr=""/>
                          <pic:cNvPicPr>
                            <a:picLocks noChangeAspect="1" noChangeArrowheads="1"/>
                          </pic:cNvPicPr>
                        </pic:nvPicPr>
                        <pic:blipFill>
                          <a:blip r:embed="rId176"/>
                          <a:srcRect l="-8" t="-12" r="-8" b="-12"/>
                          <a:stretch>
                            <a:fillRect/>
                          </a:stretch>
                        </pic:blipFill>
                        <pic:spPr bwMode="auto">
                          <a:xfrm>
                            <a:off x="0" y="0"/>
                            <a:ext cx="2863215" cy="1800225"/>
                          </a:xfrm>
                          <a:prstGeom prst="rect">
                            <a:avLst/>
                          </a:prstGeom>
                        </pic:spPr>
                      </pic:pic>
                    </a:graphicData>
                  </a:graphic>
                </wp:inline>
              </w:drawing>
            </w:r>
          </w:p>
        </w:tc>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6" name="Bild 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Bild 321" descr=""/>
                          <pic:cNvPicPr>
                            <a:picLocks noChangeAspect="1" noChangeArrowheads="1"/>
                          </pic:cNvPicPr>
                        </pic:nvPicPr>
                        <pic:blipFill>
                          <a:blip r:embed="rId177"/>
                          <a:srcRect l="-8" t="-12" r="-8" b="-12"/>
                          <a:stretch>
                            <a:fillRect/>
                          </a:stretch>
                        </pic:blipFill>
                        <pic:spPr bwMode="auto">
                          <a:xfrm>
                            <a:off x="0" y="0"/>
                            <a:ext cx="2863215" cy="1800225"/>
                          </a:xfrm>
                          <a:prstGeom prst="rect">
                            <a:avLst/>
                          </a:prstGeom>
                        </pic:spPr>
                      </pic:pic>
                    </a:graphicData>
                  </a:graphic>
                </wp:inline>
              </w:drawing>
            </w:r>
          </w:p>
        </w:tc>
      </w:tr>
      <w:tr>
        <w:trPr/>
        <w:tc>
          <w:tcPr>
            <w:tcW w:w="9452" w:type="dxa"/>
            <w:gridSpan w:val="2"/>
            <w:tcBorders/>
          </w:tcPr>
          <w:p>
            <w:pPr>
              <w:pStyle w:val="Normal"/>
              <w:keepNext w:val="true"/>
              <w:keepLines/>
              <w:spacing w:before="0" w:after="120"/>
              <w:jc w:val="center"/>
              <w:rPr/>
            </w:pPr>
            <w:bookmarkStart w:id="103" w:name="_Ref41628042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68</w:t>
            </w:r>
            <w:r>
              <w:rPr>
                <w:szCs w:val="22"/>
                <w:rFonts w:eastAsia="Calibri"/>
                <w:lang w:val="en-US"/>
              </w:rPr>
              <w:fldChar w:fldCharType="end"/>
            </w:r>
            <w:bookmarkEnd w:id="103"/>
            <w:r>
              <w:rPr>
                <w:rFonts w:eastAsia="Calibri"/>
                <w:szCs w:val="22"/>
                <w:lang w:val="en-US"/>
              </w:rPr>
              <w:t>: Idle noise spectrum with activation and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lang w:val="en-US"/>
              </w:rPr>
            </w:pPr>
            <w:r>
              <w:rPr>
                <w:rFonts w:cs="Arial"/>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napToGrid w:val="false"/>
              <w:spacing w:before="60" w:after="60"/>
              <w:jc w:val="right"/>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bottom"/>
          </w:tcPr>
          <w:p>
            <w:pPr>
              <w:pStyle w:val="Normal"/>
              <w:keepNext w:val="true"/>
              <w:keepLines/>
              <w:spacing w:before="60" w:after="60"/>
              <w:jc w:val="right"/>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16.4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-105.1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-105.3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-89.1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-82.6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-76.7</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24.4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-108.1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-109.8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-89.2</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-82.3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-76.3</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32.0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-86.4</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-85.9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-88.4</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-82.6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-82.0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-76.0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48.0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-111.5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-105.5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-88.8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-82.8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-75.6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64.0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-103.7</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-102.7</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-87.9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-75.5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96.0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-111.1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-110.6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-89.6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-75.9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tLeast" w:line="240" w:before="0" w:after="120"/>
              <w:rPr/>
            </w:pPr>
            <w:r>
              <w:rPr/>
              <w:t>128.0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-110.9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-110.9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-89.6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-75.9</w:t>
            </w:r>
          </w:p>
        </w:tc>
      </w:tr>
    </w:tbl>
    <w:p>
      <w:pPr>
        <w:pStyle w:val="Normal"/>
        <w:keepNext w:val="true"/>
        <w:keepLines/>
        <w:jc w:val="center"/>
        <w:rPr>
          <w:lang w:val="en-US"/>
        </w:rPr>
      </w:pPr>
      <w:bookmarkStart w:id="104" w:name="_Ref416280446"/>
      <w:r>
        <w:rPr>
          <w:lang w:val="en-US"/>
        </w:rPr>
        <w:t xml:space="preserve">Table </w:t>
      </w:r>
      <w:r>
        <w:rPr/>
        <w:fldChar w:fldCharType="begin"/>
      </w:r>
      <w:r>
        <w:rPr/>
        <w:instrText xml:space="preserve"> SEQ Table \* ARABIC </w:instrText>
      </w:r>
      <w:r>
        <w:rPr/>
        <w:fldChar w:fldCharType="separate"/>
      </w:r>
      <w:r>
        <w:rPr/>
        <w:t>21</w:t>
      </w:r>
      <w:r>
        <w:rPr/>
        <w:fldChar w:fldCharType="end"/>
      </w:r>
      <w:bookmarkEnd w:id="104"/>
      <w:r>
        <w:rPr>
          <w:lang w:val="en-US"/>
        </w:rPr>
        <w:t>: Idle noise levels with activation and dithering noise in dB(A)</w:t>
      </w:r>
    </w:p>
    <w:p>
      <w:pPr>
        <w:pStyle w:val="Normal"/>
        <w:rPr>
          <w:lang w:val="en-US"/>
        </w:rPr>
      </w:pPr>
      <w:r>
        <w:rPr>
          <w:lang w:val="en-US"/>
        </w:rPr>
      </w:r>
    </w:p>
    <w:p>
      <w:pPr>
        <w:pStyle w:val="Normal"/>
        <w:rPr/>
      </w:pPr>
      <w:r>
        <w:rPr>
          <w:lang w:val="en-US"/>
        </w:rPr>
        <w:t xml:space="preserve">Neither in the frequency representations shown in </w:t>
      </w:r>
      <w:r>
        <w:rPr>
          <w:lang w:val="en-US"/>
        </w:rPr>
        <w:fldChar w:fldCharType="begin"/>
      </w:r>
      <w:r>
        <w:rPr>
          <w:lang w:val="en-US"/>
        </w:rPr>
        <w:instrText xml:space="preserve"> REF _Ref416280422 \h </w:instrText>
      </w:r>
      <w:r>
        <w:rPr>
          <w:lang w:val="en-US"/>
        </w:rPr>
        <w:fldChar w:fldCharType="separate"/>
      </w:r>
      <w:r>
        <w:rPr>
          <w:lang w:val="en-US"/>
        </w:rPr>
        <w:t>Figure 67</w:t>
      </w:r>
      <w:r>
        <w:rPr>
          <w:lang w:val="en-US"/>
        </w:rPr>
        <w:fldChar w:fldCharType="end"/>
      </w:r>
      <w:r>
        <w:rPr>
          <w:lang w:val="en-US"/>
        </w:rPr>
        <w:t xml:space="preserve"> and </w:t>
      </w:r>
      <w:r>
        <w:rPr>
          <w:lang w:val="en-US"/>
        </w:rPr>
        <w:fldChar w:fldCharType="begin"/>
      </w:r>
      <w:r>
        <w:rPr>
          <w:lang w:val="en-US"/>
        </w:rPr>
        <w:instrText xml:space="preserve"> REF _Ref416280425 \h </w:instrText>
      </w:r>
      <w:r>
        <w:rPr>
          <w:lang w:val="en-US"/>
        </w:rPr>
        <w:fldChar w:fldCharType="separate"/>
      </w:r>
      <w:r>
        <w:rPr>
          <w:lang w:val="en-US"/>
        </w:rPr>
        <w:t>Figure 68</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_Ref416280446 \h </w:instrText>
      </w:r>
      <w:r>
        <w:rPr>
          <w:lang w:val="en-US"/>
        </w:rPr>
        <w:fldChar w:fldCharType="separate"/>
      </w:r>
      <w:r>
        <w:rPr>
          <w:lang w:val="en-US"/>
        </w:rPr>
        <w:t>Table 21</w:t>
      </w:r>
      <w:r>
        <w:rPr>
          <w:lang w:val="en-US"/>
        </w:rPr>
        <w:fldChar w:fldCharType="end"/>
      </w:r>
      <w:r>
        <w:rPr>
          <w:lang w:val="en-US"/>
        </w:rPr>
        <w:t>, a violation of the requirements can be observed for any fullband bit rate or overload point.</w:t>
      </w:r>
    </w:p>
    <w:p>
      <w:pPr>
        <w:pStyle w:val="Normal"/>
        <w:rPr>
          <w:lang w:val="en-US"/>
        </w:rPr>
      </w:pPr>
      <w:r>
        <w:rPr>
          <w:lang w:val="en-US"/>
        </w:rPr>
        <w:t>The results for the two overload points, however, show a different behavior with respect to the same dithering noise power. This is attributed to the different states of the codec depending on the overload point specific scaling of the activation sequence. Therefore, the next section describes the same measurement without activation.</w:t>
      </w:r>
    </w:p>
    <w:p>
      <w:pPr>
        <w:pStyle w:val="Heading3"/>
        <w:ind w:left="737" w:hanging="737"/>
        <w:rPr/>
      </w:pPr>
      <w:r>
        <w:rPr/>
        <w:t>Idle Noise without Activation</w:t>
      </w:r>
    </w:p>
    <w:p>
      <w:pPr>
        <w:pStyle w:val="Normal"/>
        <w:rPr/>
      </w:pPr>
      <w:r>
        <w:rPr>
          <w:lang w:val="en-US"/>
        </w:rPr>
        <w:t>The following results are produced by applying measurement instructions and requirements of the previous section,</w:t>
      </w:r>
      <w:r>
        <w:rPr>
          <w:lang w:val="en-US"/>
        </w:rPr>
        <w:fldChar w:fldCharType="begin"/>
      </w:r>
      <w:r>
        <w:rPr>
          <w:lang w:val="en-US"/>
        </w:rPr>
        <w:instrText xml:space="preserve"> REF _Ref401840381 \r \h </w:instrText>
      </w:r>
      <w:r>
        <w:rPr>
          <w:lang w:val="en-US"/>
        </w:rPr>
        <w:fldChar w:fldCharType="separate"/>
      </w:r>
      <w:r>
        <w:rPr>
          <w:lang w:val="en-US"/>
        </w:rPr>
        <w:t>3.4.2</w:t>
      </w:r>
      <w:r>
        <w:rPr>
          <w:lang w:val="en-US"/>
        </w:rPr>
        <w:fldChar w:fldCharType="end"/>
      </w:r>
      <w:r>
        <w:rPr/>
        <w:t xml:space="preserve"> but without the preceding activation sequence.</w:t>
      </w:r>
    </w:p>
    <w:tbl>
      <w:tblPr>
        <w:tblW w:w="9452" w:type="dxa"/>
        <w:jc w:val="left"/>
        <w:tblInd w:w="-108" w:type="dxa"/>
        <w:tblLayout w:type="fixed"/>
        <w:tblCellMar>
          <w:top w:w="0" w:type="dxa"/>
          <w:left w:w="108" w:type="dxa"/>
          <w:bottom w:w="0" w:type="dxa"/>
          <w:right w:w="108" w:type="dxa"/>
        </w:tblCellMar>
      </w:tblPr>
      <w:tblGrid>
        <w:gridCol w:w="4726"/>
        <w:gridCol w:w="4726"/>
      </w:tblGrid>
      <w:tr>
        <w:trPr/>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7" name="Bild 3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Bild 322" descr=""/>
                          <pic:cNvPicPr>
                            <a:picLocks noChangeAspect="1" noChangeArrowheads="1"/>
                          </pic:cNvPicPr>
                        </pic:nvPicPr>
                        <pic:blipFill>
                          <a:blip r:embed="rId178"/>
                          <a:srcRect l="-8" t="-12" r="-8" b="-12"/>
                          <a:stretch>
                            <a:fillRect/>
                          </a:stretch>
                        </pic:blipFill>
                        <pic:spPr bwMode="auto">
                          <a:xfrm>
                            <a:off x="0" y="0"/>
                            <a:ext cx="2863215" cy="1800225"/>
                          </a:xfrm>
                          <a:prstGeom prst="rect">
                            <a:avLst/>
                          </a:prstGeom>
                        </pic:spPr>
                      </pic:pic>
                    </a:graphicData>
                  </a:graphic>
                </wp:inline>
              </w:drawing>
            </w:r>
          </w:p>
        </w:tc>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8" name="Bild 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Bild 323" descr=""/>
                          <pic:cNvPicPr>
                            <a:picLocks noChangeAspect="1" noChangeArrowheads="1"/>
                          </pic:cNvPicPr>
                        </pic:nvPicPr>
                        <pic:blipFill>
                          <a:blip r:embed="rId179"/>
                          <a:srcRect l="-8" t="-12" r="-8" b="-12"/>
                          <a:stretch>
                            <a:fillRect/>
                          </a:stretch>
                        </pic:blipFill>
                        <pic:spPr bwMode="auto">
                          <a:xfrm>
                            <a:off x="0" y="0"/>
                            <a:ext cx="2863215" cy="1800225"/>
                          </a:xfrm>
                          <a:prstGeom prst="rect">
                            <a:avLst/>
                          </a:prstGeom>
                        </pic:spPr>
                      </pic:pic>
                    </a:graphicData>
                  </a:graphic>
                </wp:inline>
              </w:drawing>
            </w:r>
          </w:p>
        </w:tc>
      </w:tr>
      <w:tr>
        <w:trPr/>
        <w:tc>
          <w:tcPr>
            <w:tcW w:w="9452" w:type="dxa"/>
            <w:gridSpan w:val="2"/>
            <w:tcBorders/>
          </w:tcPr>
          <w:p>
            <w:pPr>
              <w:pStyle w:val="Normal"/>
              <w:keepNext w:val="true"/>
              <w:keepLines/>
              <w:spacing w:before="0" w:after="120"/>
              <w:jc w:val="center"/>
              <w:rPr>
                <w:rFonts w:eastAsia="Calibri"/>
                <w:szCs w:val="22"/>
                <w:lang w:val="en-US"/>
              </w:rPr>
            </w:pPr>
            <w:bookmarkStart w:id="105" w:name="_Ref416280756"/>
            <w:r>
              <w:rPr>
                <w:lang w:val="en-US"/>
              </w:rPr>
              <w:t xml:space="preserve">Figure </w:t>
            </w:r>
            <w:r>
              <w:rPr>
                <w:lang w:val="en-US"/>
              </w:rPr>
              <w:fldChar w:fldCharType="begin"/>
            </w:r>
            <w:r>
              <w:rPr>
                <w:lang w:val="en-US"/>
              </w:rPr>
              <w:instrText xml:space="preserve"> SEQ Figure \* ARABIC </w:instrText>
            </w:r>
            <w:r>
              <w:rPr>
                <w:lang w:val="en-US"/>
              </w:rPr>
              <w:fldChar w:fldCharType="separate"/>
            </w:r>
            <w:r>
              <w:rPr>
                <w:lang w:val="en-US"/>
              </w:rPr>
              <w:t>69</w:t>
            </w:r>
            <w:r>
              <w:rPr>
                <w:lang w:val="en-US"/>
              </w:rPr>
              <w:fldChar w:fldCharType="end"/>
            </w:r>
            <w:bookmarkEnd w:id="105"/>
            <w:r>
              <w:rPr>
                <w:lang w:val="en-US"/>
              </w:rPr>
              <w:t>: Idle noise spectrum without activation for different overload points</w:t>
            </w:r>
          </w:p>
        </w:tc>
      </w:tr>
    </w:tbl>
    <w:p>
      <w:pPr>
        <w:pStyle w:val="Normal"/>
        <w:rPr>
          <w:lang w:val="en-US"/>
        </w:rPr>
      </w:pPr>
      <w:r>
        <w:rPr>
          <w:lang w:val="en-US"/>
        </w:rPr>
      </w:r>
    </w:p>
    <w:tbl>
      <w:tblPr>
        <w:tblW w:w="9452" w:type="dxa"/>
        <w:jc w:val="left"/>
        <w:tblInd w:w="-108" w:type="dxa"/>
        <w:tblLayout w:type="fixed"/>
        <w:tblCellMar>
          <w:top w:w="0" w:type="dxa"/>
          <w:left w:w="108" w:type="dxa"/>
          <w:bottom w:w="0" w:type="dxa"/>
          <w:right w:w="108" w:type="dxa"/>
        </w:tblCellMar>
      </w:tblPr>
      <w:tblGrid>
        <w:gridCol w:w="4726"/>
        <w:gridCol w:w="4726"/>
      </w:tblGrid>
      <w:tr>
        <w:trPr/>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79" name="Bild 3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Bild 324" descr=""/>
                          <pic:cNvPicPr>
                            <a:picLocks noChangeAspect="1" noChangeArrowheads="1"/>
                          </pic:cNvPicPr>
                        </pic:nvPicPr>
                        <pic:blipFill>
                          <a:blip r:embed="rId180"/>
                          <a:srcRect l="-8" t="-12" r="-8" b="-12"/>
                          <a:stretch>
                            <a:fillRect/>
                          </a:stretch>
                        </pic:blipFill>
                        <pic:spPr bwMode="auto">
                          <a:xfrm>
                            <a:off x="0" y="0"/>
                            <a:ext cx="2863215" cy="1800225"/>
                          </a:xfrm>
                          <a:prstGeom prst="rect">
                            <a:avLst/>
                          </a:prstGeom>
                        </pic:spPr>
                      </pic:pic>
                    </a:graphicData>
                  </a:graphic>
                </wp:inline>
              </w:drawing>
            </w:r>
          </w:p>
        </w:tc>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80" name="Bild 3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Bild 325" descr=""/>
                          <pic:cNvPicPr>
                            <a:picLocks noChangeAspect="1" noChangeArrowheads="1"/>
                          </pic:cNvPicPr>
                        </pic:nvPicPr>
                        <pic:blipFill>
                          <a:blip r:embed="rId181"/>
                          <a:srcRect l="-8" t="-12" r="-8" b="-12"/>
                          <a:stretch>
                            <a:fillRect/>
                          </a:stretch>
                        </pic:blipFill>
                        <pic:spPr bwMode="auto">
                          <a:xfrm>
                            <a:off x="0" y="0"/>
                            <a:ext cx="2863215" cy="1800225"/>
                          </a:xfrm>
                          <a:prstGeom prst="rect">
                            <a:avLst/>
                          </a:prstGeom>
                        </pic:spPr>
                      </pic:pic>
                    </a:graphicData>
                  </a:graphic>
                </wp:inline>
              </w:drawing>
            </w:r>
          </w:p>
        </w:tc>
      </w:tr>
      <w:tr>
        <w:trPr/>
        <w:tc>
          <w:tcPr>
            <w:tcW w:w="9452" w:type="dxa"/>
            <w:gridSpan w:val="2"/>
            <w:tcBorders/>
          </w:tcPr>
          <w:p>
            <w:pPr>
              <w:pStyle w:val="Normal"/>
              <w:keepNext w:val="true"/>
              <w:keepLines/>
              <w:spacing w:before="0" w:after="120"/>
              <w:jc w:val="center"/>
              <w:rPr/>
            </w:pPr>
            <w:bookmarkStart w:id="106" w:name="_Ref416280784"/>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70</w:t>
            </w:r>
            <w:r>
              <w:rPr>
                <w:szCs w:val="22"/>
                <w:rFonts w:eastAsia="Calibri"/>
                <w:lang w:val="en-US"/>
              </w:rPr>
              <w:fldChar w:fldCharType="end"/>
            </w:r>
            <w:bookmarkEnd w:id="106"/>
            <w:r>
              <w:rPr>
                <w:rFonts w:eastAsia="Calibri"/>
                <w:szCs w:val="22"/>
                <w:lang w:val="en-US"/>
              </w:rPr>
              <w:t>: Idle noise spectrum without activation with 1-bit dithering noise</w:t>
            </w:r>
          </w:p>
        </w:tc>
      </w:tr>
    </w:tbl>
    <w:p>
      <w:pPr>
        <w:pStyle w:val="Normal"/>
        <w:rPr>
          <w:lang w:val="en-US"/>
        </w:rPr>
      </w:pPr>
      <w:r>
        <w:rPr>
          <w:lang w:val="en-US"/>
        </w:rPr>
      </w:r>
    </w:p>
    <w:tbl>
      <w:tblPr>
        <w:tblW w:w="9452" w:type="dxa"/>
        <w:jc w:val="left"/>
        <w:tblInd w:w="-108" w:type="dxa"/>
        <w:tblLayout w:type="fixed"/>
        <w:tblCellMar>
          <w:top w:w="0" w:type="dxa"/>
          <w:left w:w="108" w:type="dxa"/>
          <w:bottom w:w="0" w:type="dxa"/>
          <w:right w:w="108" w:type="dxa"/>
        </w:tblCellMar>
      </w:tblPr>
      <w:tblGrid>
        <w:gridCol w:w="4726"/>
        <w:gridCol w:w="4726"/>
      </w:tblGrid>
      <w:tr>
        <w:trPr/>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81" name="Bild 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Bild 326" descr=""/>
                          <pic:cNvPicPr>
                            <a:picLocks noChangeAspect="1" noChangeArrowheads="1"/>
                          </pic:cNvPicPr>
                        </pic:nvPicPr>
                        <pic:blipFill>
                          <a:blip r:embed="rId182"/>
                          <a:srcRect l="-8" t="-12" r="-8" b="-12"/>
                          <a:stretch>
                            <a:fillRect/>
                          </a:stretch>
                        </pic:blipFill>
                        <pic:spPr bwMode="auto">
                          <a:xfrm>
                            <a:off x="0" y="0"/>
                            <a:ext cx="2863215" cy="1800225"/>
                          </a:xfrm>
                          <a:prstGeom prst="rect">
                            <a:avLst/>
                          </a:prstGeom>
                        </pic:spPr>
                      </pic:pic>
                    </a:graphicData>
                  </a:graphic>
                </wp:inline>
              </w:drawing>
            </w:r>
          </w:p>
        </w:tc>
        <w:tc>
          <w:tcPr>
            <w:tcW w:w="4726"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3215" cy="1800225"/>
                  <wp:effectExtent l="0" t="0" r="0" b="0"/>
                  <wp:docPr id="182" name="Bild 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Bild 327" descr=""/>
                          <pic:cNvPicPr>
                            <a:picLocks noChangeAspect="1" noChangeArrowheads="1"/>
                          </pic:cNvPicPr>
                        </pic:nvPicPr>
                        <pic:blipFill>
                          <a:blip r:embed="rId183"/>
                          <a:srcRect l="-8" t="-12" r="-8" b="-12"/>
                          <a:stretch>
                            <a:fillRect/>
                          </a:stretch>
                        </pic:blipFill>
                        <pic:spPr bwMode="auto">
                          <a:xfrm>
                            <a:off x="0" y="0"/>
                            <a:ext cx="2863215" cy="1800225"/>
                          </a:xfrm>
                          <a:prstGeom prst="rect">
                            <a:avLst/>
                          </a:prstGeom>
                        </pic:spPr>
                      </pic:pic>
                    </a:graphicData>
                  </a:graphic>
                </wp:inline>
              </w:drawing>
            </w:r>
          </w:p>
        </w:tc>
      </w:tr>
      <w:tr>
        <w:trPr/>
        <w:tc>
          <w:tcPr>
            <w:tcW w:w="9452" w:type="dxa"/>
            <w:gridSpan w:val="2"/>
            <w:tcBorders/>
          </w:tcPr>
          <w:p>
            <w:pPr>
              <w:pStyle w:val="Normal"/>
              <w:keepNext w:val="true"/>
              <w:keepLines/>
              <w:spacing w:before="0" w:after="120"/>
              <w:jc w:val="center"/>
              <w:rPr/>
            </w:pPr>
            <w:bookmarkStart w:id="107" w:name="_Ref416280785"/>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71</w:t>
            </w:r>
            <w:r>
              <w:rPr>
                <w:szCs w:val="22"/>
                <w:rFonts w:eastAsia="Calibri"/>
                <w:lang w:val="en-US"/>
              </w:rPr>
              <w:fldChar w:fldCharType="end"/>
            </w:r>
            <w:bookmarkEnd w:id="107"/>
            <w:r>
              <w:rPr>
                <w:rFonts w:eastAsia="Calibri"/>
                <w:szCs w:val="22"/>
                <w:lang w:val="en-US"/>
              </w:rPr>
              <w:t>: Idle noise spectrum without activation with 2-bit dithering noise</w:t>
            </w:r>
          </w:p>
        </w:tc>
      </w:tr>
    </w:tbl>
    <w:p>
      <w:pPr>
        <w:pStyle w:val="Normal"/>
        <w:rPr>
          <w:lang w:val="en-US"/>
        </w:rPr>
      </w:pPr>
      <w:r>
        <w:rPr>
          <w:lang w:val="en-US"/>
        </w:rPr>
      </w:r>
    </w:p>
    <w:tbl>
      <w:tblPr>
        <w:tblW w:w="8843" w:type="dxa"/>
        <w:jc w:val="center"/>
        <w:tblInd w:w="0" w:type="dxa"/>
        <w:tblLayout w:type="fixed"/>
        <w:tblCellMar>
          <w:top w:w="0" w:type="dxa"/>
          <w:left w:w="108" w:type="dxa"/>
          <w:bottom w:w="0" w:type="dxa"/>
          <w:right w:w="108" w:type="dxa"/>
        </w:tblCellMar>
      </w:tblPr>
      <w:tblGrid>
        <w:gridCol w:w="1361"/>
        <w:gridCol w:w="1247"/>
        <w:gridCol w:w="1247"/>
        <w:gridCol w:w="1247"/>
        <w:gridCol w:w="1247"/>
        <w:gridCol w:w="1247"/>
        <w:gridCol w:w="1247"/>
      </w:tblGrid>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napToGrid w:val="false"/>
              <w:spacing w:lineRule="auto" w:line="240" w:before="60" w:after="60"/>
              <w:jc w:val="center"/>
              <w:rPr>
                <w:rFonts w:cs="Arial"/>
                <w:szCs w:val="22"/>
                <w:lang w:val="en-US"/>
              </w:rPr>
            </w:pPr>
            <w:r>
              <w:rPr>
                <w:rFonts w:cs="Arial"/>
                <w:szCs w:val="22"/>
                <w:lang w:val="en-US"/>
              </w:rPr>
            </w:r>
          </w:p>
        </w:tc>
        <w:tc>
          <w:tcPr>
            <w:tcW w:w="7482" w:type="dxa"/>
            <w:gridSpan w:val="6"/>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overload point [dBm0]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napToGrid w:val="false"/>
              <w:spacing w:lineRule="auto" w:line="240" w:before="60" w:after="60"/>
              <w:jc w:val="center"/>
              <w:rPr>
                <w:rFonts w:cs="Arial"/>
                <w:color w:val="000000"/>
                <w:szCs w:val="22"/>
                <w:lang w:val="en-US"/>
              </w:rPr>
            </w:pPr>
            <w:r>
              <w:rPr>
                <w:rFonts w:cs="Arial"/>
                <w:color w:val="000000"/>
                <w:szCs w:val="22"/>
                <w:lang w:val="en-US"/>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9.0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9.0</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bit rate</w:t>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no dithering</w:t>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1-bit dithering</w:t>
            </w:r>
          </w:p>
        </w:tc>
        <w:tc>
          <w:tcPr>
            <w:tcW w:w="2494"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widowControl/>
              <w:spacing w:lineRule="auto" w:line="240" w:before="60" w:after="60"/>
              <w:jc w:val="center"/>
              <w:rPr>
                <w:rFonts w:cs="Arial"/>
                <w:color w:val="000000"/>
                <w:szCs w:val="22"/>
                <w:lang w:val="en-US"/>
              </w:rPr>
            </w:pPr>
            <w:r>
              <w:rPr>
                <w:rFonts w:cs="Arial"/>
                <w:color w:val="000000"/>
                <w:szCs w:val="22"/>
                <w:lang w:val="en-US"/>
              </w:rPr>
              <w:t>2-bit dithering</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16.4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-91.3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-85.3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-84.5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-78.5</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24.4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-91.3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-85.3</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-84.2</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-78.2</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32.0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-94.5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-88.5</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-89.0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-83.0</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-77.1</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48.0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-90.7</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-84.7</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-83.4</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-77.4</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64.0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-87.8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-81.9</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-75.9</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96.0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-91.1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-85.1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-83.6</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-77.6</w:t>
            </w:r>
          </w:p>
        </w:tc>
      </w:tr>
      <w:tr>
        <w:trPr>
          <w:trHeight w:val="300" w:hRule="atLeast"/>
        </w:trPr>
        <w:tc>
          <w:tcPr>
            <w:tcW w:w="136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128.0 kbit/s</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-205.8</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-91.1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-85.1</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-83.7</w:t>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20"/>
              <w:jc w:val="center"/>
              <w:rPr/>
            </w:pPr>
            <w:r>
              <w:rPr/>
              <w:t>-77.7</w:t>
            </w:r>
          </w:p>
        </w:tc>
      </w:tr>
    </w:tbl>
    <w:p>
      <w:pPr>
        <w:pStyle w:val="Normal"/>
        <w:keepNext w:val="true"/>
        <w:keepLines/>
        <w:jc w:val="center"/>
        <w:rPr>
          <w:lang w:val="en-US"/>
        </w:rPr>
      </w:pPr>
      <w:bookmarkStart w:id="108" w:name="_Ref416280816"/>
      <w:r>
        <w:rPr>
          <w:lang w:val="en-US"/>
        </w:rPr>
        <w:t xml:space="preserve">Table </w:t>
      </w:r>
      <w:r>
        <w:rPr/>
        <w:fldChar w:fldCharType="begin"/>
      </w:r>
      <w:r>
        <w:rPr/>
        <w:instrText xml:space="preserve"> SEQ Table \* ARABIC </w:instrText>
      </w:r>
      <w:r>
        <w:rPr/>
        <w:fldChar w:fldCharType="separate"/>
      </w:r>
      <w:r>
        <w:rPr/>
        <w:t>22</w:t>
      </w:r>
      <w:r>
        <w:rPr/>
        <w:fldChar w:fldCharType="end"/>
      </w:r>
      <w:bookmarkEnd w:id="108"/>
      <w:r>
        <w:rPr>
          <w:lang w:val="en-US"/>
        </w:rPr>
        <w:t>: Idle noise levels without activation with dithering noise in dB(A)</w:t>
      </w:r>
    </w:p>
    <w:p>
      <w:pPr>
        <w:pStyle w:val="Normal"/>
        <w:rPr>
          <w:lang w:val="en-US"/>
        </w:rPr>
      </w:pPr>
      <w:r>
        <w:rPr>
          <w:lang w:val="en-US"/>
        </w:rPr>
      </w:r>
    </w:p>
    <w:p>
      <w:pPr>
        <w:pStyle w:val="Normal"/>
        <w:rPr/>
      </w:pPr>
      <w:r>
        <w:rPr>
          <w:lang w:val="en-US"/>
        </w:rPr>
        <w:t xml:space="preserve">Again, neither in the frequency representations shown in </w:t>
      </w:r>
      <w:r>
        <w:rPr>
          <w:lang w:val="en-US"/>
        </w:rPr>
        <w:fldChar w:fldCharType="begin"/>
      </w:r>
      <w:r>
        <w:rPr>
          <w:lang w:val="en-US"/>
        </w:rPr>
        <w:instrText xml:space="preserve"> REF _Ref416280756 \h </w:instrText>
      </w:r>
      <w:r>
        <w:rPr>
          <w:lang w:val="en-US"/>
        </w:rPr>
        <w:fldChar w:fldCharType="separate"/>
      </w:r>
      <w:r>
        <w:rPr>
          <w:lang w:val="en-US"/>
        </w:rPr>
        <w:t>Figure 69</w:t>
      </w:r>
      <w:r>
        <w:rPr>
          <w:lang w:val="en-US"/>
        </w:rPr>
        <w:fldChar w:fldCharType="end"/>
      </w:r>
      <w:r>
        <w:rPr>
          <w:lang w:val="en-US"/>
        </w:rPr>
        <w:t xml:space="preserve">, </w:t>
      </w:r>
      <w:r>
        <w:rPr>
          <w:lang w:val="en-US"/>
        </w:rPr>
        <w:fldChar w:fldCharType="begin"/>
      </w:r>
      <w:r>
        <w:rPr>
          <w:lang w:val="en-US"/>
        </w:rPr>
        <w:instrText xml:space="preserve"> REF _Ref416280784 \h </w:instrText>
      </w:r>
      <w:r>
        <w:rPr>
          <w:lang w:val="en-US"/>
        </w:rPr>
        <w:fldChar w:fldCharType="separate"/>
      </w:r>
      <w:r>
        <w:rPr>
          <w:lang w:val="en-US"/>
        </w:rPr>
        <w:t>Figure 70</w:t>
      </w:r>
      <w:r>
        <w:rPr>
          <w:lang w:val="en-US"/>
        </w:rPr>
        <w:fldChar w:fldCharType="end"/>
      </w:r>
      <w:r>
        <w:rPr>
          <w:lang w:val="en-US"/>
        </w:rPr>
        <w:t xml:space="preserve"> or </w:t>
      </w:r>
      <w:r>
        <w:rPr>
          <w:lang w:val="en-US"/>
        </w:rPr>
        <w:fldChar w:fldCharType="begin"/>
      </w:r>
      <w:r>
        <w:rPr>
          <w:lang w:val="en-US"/>
        </w:rPr>
        <w:instrText xml:space="preserve"> REF _Ref416280785 \h </w:instrText>
      </w:r>
      <w:r>
        <w:rPr>
          <w:lang w:val="en-US"/>
        </w:rPr>
        <w:fldChar w:fldCharType="separate"/>
      </w:r>
      <w:r>
        <w:rPr>
          <w:lang w:val="en-US"/>
        </w:rPr>
        <w:t>Figure 71</w:t>
      </w:r>
      <w:r>
        <w:rPr>
          <w:lang w:val="en-US"/>
        </w:rPr>
        <w:fldChar w:fldCharType="end"/>
      </w:r>
      <w:r>
        <w:rPr>
          <w:lang w:val="en-US"/>
        </w:rPr>
        <w:t xml:space="preserve">, nor in the absolute level values shown in </w:t>
      </w:r>
      <w:r>
        <w:rPr>
          <w:lang w:val="en-US"/>
        </w:rPr>
        <w:fldChar w:fldCharType="begin"/>
      </w:r>
      <w:r>
        <w:rPr>
          <w:lang w:val="en-US"/>
        </w:rPr>
        <w:instrText xml:space="preserve"> REF _Ref416280816 \h </w:instrText>
      </w:r>
      <w:r>
        <w:rPr>
          <w:lang w:val="en-US"/>
        </w:rPr>
        <w:fldChar w:fldCharType="separate"/>
      </w:r>
      <w:r>
        <w:rPr>
          <w:lang w:val="en-US"/>
        </w:rPr>
        <w:t>Table 22</w:t>
      </w:r>
      <w:r>
        <w:rPr>
          <w:lang w:val="en-US"/>
        </w:rPr>
        <w:fldChar w:fldCharType="end"/>
      </w:r>
      <w:r>
        <w:rPr>
          <w:lang w:val="en-US"/>
        </w:rPr>
        <w:t>, a violation of the requirements can be observed for any fullband bit rate or overload point.</w:t>
      </w:r>
    </w:p>
    <w:p>
      <w:pPr>
        <w:pStyle w:val="Normal"/>
        <w:rPr/>
      </w:pPr>
      <w:r>
        <w:rPr>
          <w:lang w:val="en-US"/>
        </w:rPr>
        <w:t xml:space="preserve">For all bit rates but 32.0 kbit/s, the digital zero input is encoded to a digital zero output leading to idle noise levels lower than -200 dB(A), which are outside the plotting range of </w:t>
      </w:r>
      <w:r>
        <w:rPr>
          <w:lang w:val="en-US"/>
        </w:rPr>
        <w:fldChar w:fldCharType="begin"/>
      </w:r>
      <w:r>
        <w:rPr>
          <w:lang w:val="en-US"/>
        </w:rPr>
        <w:instrText xml:space="preserve"> REF _Ref416280756 \h </w:instrText>
      </w:r>
      <w:r>
        <w:rPr>
          <w:lang w:val="en-US"/>
        </w:rPr>
        <w:fldChar w:fldCharType="separate"/>
      </w:r>
      <w:r>
        <w:rPr>
          <w:lang w:val="en-US"/>
        </w:rPr>
        <w:t>Figure 69</w:t>
      </w:r>
      <w:r>
        <w:rPr>
          <w:lang w:val="en-US"/>
        </w:rPr>
        <w:fldChar w:fldCharType="end"/>
      </w:r>
      <w:r>
        <w:rPr>
          <w:lang w:val="en-US"/>
        </w:rPr>
        <w:t>. These two bit rates, however, generate a non-zero output even for digital zero input.</w:t>
      </w:r>
    </w:p>
    <w:p>
      <w:pPr>
        <w:pStyle w:val="Normal"/>
        <w:rPr>
          <w:lang w:val="en-US"/>
        </w:rPr>
      </w:pPr>
      <w:r>
        <w:rPr>
          <w:lang w:val="en-US"/>
        </w:rPr>
        <w:t>With dithering noise, the results for the two overload points are shifted by 6 dB but otherwise show the same behavior.</w:t>
      </w:r>
    </w:p>
    <w:p>
      <w:pPr>
        <w:pStyle w:val="Heading3"/>
        <w:ind w:left="737" w:hanging="737"/>
        <w:rPr/>
      </w:pPr>
      <w:r>
        <w:rPr/>
        <w:t>Distortion vs. input level</w:t>
      </w:r>
    </w:p>
    <w:p>
      <w:pPr>
        <w:pStyle w:val="Normal"/>
        <w:rPr>
          <w:lang w:val="en-US"/>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adapted to fullband by evaluating the distortion up to 14 kHz. It measures the signal-to-distortion ratio for a 1020 Hz sine with different source levels. </w:t>
      </w:r>
    </w:p>
    <w:tbl>
      <w:tblPr>
        <w:tblW w:w="9460" w:type="dxa"/>
        <w:jc w:val="left"/>
        <w:tblInd w:w="-108" w:type="dxa"/>
        <w:tblLayout w:type="fixed"/>
        <w:tblCellMar>
          <w:top w:w="0" w:type="dxa"/>
          <w:left w:w="108" w:type="dxa"/>
          <w:bottom w:w="0" w:type="dxa"/>
          <w:right w:w="108" w:type="dxa"/>
        </w:tblCellMar>
      </w:tblPr>
      <w:tblGrid>
        <w:gridCol w:w="4730"/>
        <w:gridCol w:w="4730"/>
      </w:tblGrid>
      <w:tr>
        <w:trPr/>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83" name="Bild 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Bild 328" descr=""/>
                          <pic:cNvPicPr>
                            <a:picLocks noChangeAspect="1" noChangeArrowheads="1"/>
                          </pic:cNvPicPr>
                        </pic:nvPicPr>
                        <pic:blipFill>
                          <a:blip r:embed="rId184"/>
                          <a:srcRect l="-8" t="-12" r="-8" b="-12"/>
                          <a:stretch>
                            <a:fillRect/>
                          </a:stretch>
                        </pic:blipFill>
                        <pic:spPr bwMode="auto">
                          <a:xfrm>
                            <a:off x="0" y="0"/>
                            <a:ext cx="2865755" cy="1814830"/>
                          </a:xfrm>
                          <a:prstGeom prst="rect">
                            <a:avLst/>
                          </a:prstGeom>
                        </pic:spPr>
                      </pic:pic>
                    </a:graphicData>
                  </a:graphic>
                </wp:inline>
              </w:drawing>
            </w:r>
          </w:p>
        </w:tc>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84" name="Bild 3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Bild 329" descr=""/>
                          <pic:cNvPicPr>
                            <a:picLocks noChangeAspect="1" noChangeArrowheads="1"/>
                          </pic:cNvPicPr>
                        </pic:nvPicPr>
                        <pic:blipFill>
                          <a:blip r:embed="rId185"/>
                          <a:srcRect l="-8" t="-12" r="-8" b="-12"/>
                          <a:stretch>
                            <a:fillRect/>
                          </a:stretch>
                        </pic:blipFill>
                        <pic:spPr bwMode="auto">
                          <a:xfrm>
                            <a:off x="0" y="0"/>
                            <a:ext cx="2865755" cy="1814830"/>
                          </a:xfrm>
                          <a:prstGeom prst="rect">
                            <a:avLst/>
                          </a:prstGeom>
                        </pic:spPr>
                      </pic:pic>
                    </a:graphicData>
                  </a:graphic>
                </wp:inline>
              </w:drawing>
            </w:r>
          </w:p>
        </w:tc>
      </w:tr>
      <w:tr>
        <w:trPr/>
        <w:tc>
          <w:tcPr>
            <w:tcW w:w="9460" w:type="dxa"/>
            <w:gridSpan w:val="2"/>
            <w:tcBorders/>
          </w:tcPr>
          <w:p>
            <w:pPr>
              <w:pStyle w:val="Normal"/>
              <w:keepNext w:val="true"/>
              <w:keepLines/>
              <w:spacing w:before="0" w:after="120"/>
              <w:jc w:val="center"/>
              <w:rPr/>
            </w:pPr>
            <w:bookmarkStart w:id="109" w:name="_Ref416278689"/>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72</w:t>
            </w:r>
            <w:r>
              <w:rPr>
                <w:szCs w:val="22"/>
                <w:rFonts w:eastAsia="Calibri"/>
                <w:lang w:val="en-US"/>
              </w:rPr>
              <w:fldChar w:fldCharType="end"/>
            </w:r>
            <w:bookmarkEnd w:id="109"/>
            <w:r>
              <w:rPr>
                <w:rFonts w:eastAsia="Calibri"/>
                <w:szCs w:val="22"/>
                <w:lang w:val="en-US"/>
              </w:rPr>
              <w:t>: Signal-to-distortion ratio for different input levels</w:t>
            </w:r>
          </w:p>
        </w:tc>
      </w:tr>
    </w:tbl>
    <w:p>
      <w:pPr>
        <w:pStyle w:val="Normal"/>
        <w:rPr>
          <w:lang w:val="en-US"/>
        </w:rPr>
      </w:pPr>
      <w:r>
        <w:rPr>
          <w:lang w:val="en-US"/>
        </w:rPr>
      </w:r>
    </w:p>
    <w:p>
      <w:pPr>
        <w:pStyle w:val="Normal"/>
        <w:rPr>
          <w:lang w:val="en-US"/>
        </w:rPr>
      </w:pPr>
      <w:r>
        <w:rPr>
          <w:lang w:val="en-US"/>
        </w:rPr>
        <w:t xml:space="preserve">The results of this analysis are shown in </w:t>
      </w:r>
      <w:r>
        <w:rPr>
          <w:lang w:val="en-US"/>
        </w:rPr>
        <w:fldChar w:fldCharType="begin"/>
      </w:r>
      <w:r>
        <w:rPr>
          <w:lang w:val="en-US"/>
        </w:rPr>
        <w:instrText xml:space="preserve"> REF _Ref416278689 \h </w:instrText>
      </w:r>
      <w:r>
        <w:rPr>
          <w:lang w:val="en-US"/>
        </w:rPr>
        <w:fldChar w:fldCharType="separate"/>
      </w:r>
      <w:r>
        <w:rPr>
          <w:lang w:val="en-US"/>
        </w:rPr>
        <w:t>Figure 72</w:t>
      </w:r>
      <w:r>
        <w:rPr>
          <w:lang w:val="en-US"/>
        </w:rPr>
        <w:fldChar w:fldCharType="end"/>
      </w:r>
      <w:r>
        <w:rPr>
          <w:lang w:val="en-US"/>
        </w:rPr>
        <w:t>. At all bit rates and gains, the signal-to-distortion ratio extends at least 40dB.</w:t>
      </w:r>
    </w:p>
    <w:p>
      <w:pPr>
        <w:pStyle w:val="Heading3"/>
        <w:ind w:left="737" w:hanging="737"/>
        <w:rPr/>
      </w:pPr>
      <w:r>
        <w:rPr/>
        <w:t>Distortion vs. frequency</w:t>
      </w:r>
    </w:p>
    <w:p>
      <w:pPr>
        <w:pStyle w:val="Normal"/>
        <w:rPr>
          <w:lang w:val="en-US"/>
        </w:rPr>
      </w:pPr>
      <w:r>
        <w:rPr>
          <w:lang w:val="en-US"/>
        </w:rPr>
        <w:t xml:space="preserve">The following results are produced by applying the measurement instructions and requirements according to clause 8.8.2 of </w:t>
      </w:r>
      <w:r>
        <w:rPr>
          <w:lang w:val="en-US"/>
        </w:rPr>
        <w:fldChar w:fldCharType="begin"/>
      </w:r>
      <w:r>
        <w:rPr>
          <w:lang w:val="en-US"/>
        </w:rPr>
        <w:instrText xml:space="preserve"> REF _Ref401068645 \r \h </w:instrText>
      </w:r>
      <w:r>
        <w:rPr>
          <w:lang w:val="en-US"/>
        </w:rPr>
        <w:fldChar w:fldCharType="separate"/>
      </w:r>
      <w:r>
        <w:rPr>
          <w:lang w:val="en-US"/>
        </w:rPr>
        <w:t>[4]</w:t>
      </w:r>
      <w:r>
        <w:rPr>
          <w:lang w:val="en-US"/>
        </w:rPr>
        <w:fldChar w:fldCharType="end"/>
      </w:r>
      <w:r>
        <w:rPr>
          <w:lang w:val="en-US"/>
        </w:rPr>
        <w:t xml:space="preserve"> which are extended with source frequencies above 1 kHz and adapted to fullband by evaluating the distortion up to 14 kHz. It measures the signal-to-distortion ratio for different frequencies and constant input level. The results of this analysis are shown in </w:t>
      </w:r>
      <w:r>
        <w:rPr>
          <w:lang w:val="en-US"/>
        </w:rPr>
        <w:fldChar w:fldCharType="begin"/>
      </w:r>
      <w:r>
        <w:rPr>
          <w:lang w:val="en-US"/>
        </w:rPr>
        <w:instrText xml:space="preserve"> REF _Ref416278696 \h </w:instrText>
      </w:r>
      <w:r>
        <w:rPr>
          <w:lang w:val="en-US"/>
        </w:rPr>
        <w:fldChar w:fldCharType="separate"/>
      </w:r>
      <w:r>
        <w:rPr>
          <w:lang w:val="en-US"/>
        </w:rPr>
        <w:t>Figure 73</w:t>
      </w:r>
      <w:r>
        <w:rPr>
          <w:lang w:val="en-US"/>
        </w:rPr>
        <w:fldChar w:fldCharType="end"/>
      </w:r>
      <w:r>
        <w:rPr>
          <w:lang w:val="en-US"/>
        </w:rPr>
        <w:t xml:space="preserve">. </w:t>
      </w:r>
    </w:p>
    <w:p>
      <w:pPr>
        <w:pStyle w:val="Normal"/>
        <w:rPr>
          <w:lang w:val="en-US"/>
        </w:rPr>
      </w:pPr>
      <w:r>
        <w:rPr>
          <w:lang w:val="en-US"/>
        </w:rPr>
      </w:r>
    </w:p>
    <w:tbl>
      <w:tblPr>
        <w:tblW w:w="9460" w:type="dxa"/>
        <w:jc w:val="left"/>
        <w:tblInd w:w="-108" w:type="dxa"/>
        <w:tblLayout w:type="fixed"/>
        <w:tblCellMar>
          <w:top w:w="0" w:type="dxa"/>
          <w:left w:w="108" w:type="dxa"/>
          <w:bottom w:w="0" w:type="dxa"/>
          <w:right w:w="108" w:type="dxa"/>
        </w:tblCellMar>
      </w:tblPr>
      <w:tblGrid>
        <w:gridCol w:w="4730"/>
        <w:gridCol w:w="4730"/>
      </w:tblGrid>
      <w:tr>
        <w:trPr/>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85" name="Bild 3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Bild 330" descr=""/>
                          <pic:cNvPicPr>
                            <a:picLocks noChangeAspect="1" noChangeArrowheads="1"/>
                          </pic:cNvPicPr>
                        </pic:nvPicPr>
                        <pic:blipFill>
                          <a:blip r:embed="rId186"/>
                          <a:srcRect l="-8" t="-12" r="-8" b="-12"/>
                          <a:stretch>
                            <a:fillRect/>
                          </a:stretch>
                        </pic:blipFill>
                        <pic:spPr bwMode="auto">
                          <a:xfrm>
                            <a:off x="0" y="0"/>
                            <a:ext cx="2865755" cy="1814830"/>
                          </a:xfrm>
                          <a:prstGeom prst="rect">
                            <a:avLst/>
                          </a:prstGeom>
                        </pic:spPr>
                      </pic:pic>
                    </a:graphicData>
                  </a:graphic>
                </wp:inline>
              </w:drawing>
            </w:r>
          </w:p>
        </w:tc>
        <w:tc>
          <w:tcPr>
            <w:tcW w:w="4730" w:type="dxa"/>
            <w:tcBorders/>
          </w:tcPr>
          <w:p>
            <w:pPr>
              <w:pStyle w:val="Normal"/>
              <w:keepNext w:val="true"/>
              <w:keepLines/>
              <w:spacing w:before="0" w:after="120"/>
              <w:rPr>
                <w:rFonts w:eastAsia="Calibri"/>
                <w:szCs w:val="22"/>
                <w:lang w:val="en-US"/>
              </w:rPr>
            </w:pPr>
            <w:r>
              <w:rPr>
                <w:rFonts w:eastAsia="Calibri"/>
                <w:szCs w:val="22"/>
                <w:lang w:val="de-DE" w:eastAsia="en-US"/>
              </w:rPr>
              <w:drawing>
                <wp:inline distT="0" distB="0" distL="0" distR="0">
                  <wp:extent cx="2865755" cy="1814830"/>
                  <wp:effectExtent l="0" t="0" r="0" b="0"/>
                  <wp:docPr id="186" name="Bild 3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Bild 331" descr=""/>
                          <pic:cNvPicPr>
                            <a:picLocks noChangeAspect="1" noChangeArrowheads="1"/>
                          </pic:cNvPicPr>
                        </pic:nvPicPr>
                        <pic:blipFill>
                          <a:blip r:embed="rId187"/>
                          <a:srcRect l="-8" t="-12" r="-8" b="-12"/>
                          <a:stretch>
                            <a:fillRect/>
                          </a:stretch>
                        </pic:blipFill>
                        <pic:spPr bwMode="auto">
                          <a:xfrm>
                            <a:off x="0" y="0"/>
                            <a:ext cx="2865755" cy="1814830"/>
                          </a:xfrm>
                          <a:prstGeom prst="rect">
                            <a:avLst/>
                          </a:prstGeom>
                        </pic:spPr>
                      </pic:pic>
                    </a:graphicData>
                  </a:graphic>
                </wp:inline>
              </w:drawing>
            </w:r>
          </w:p>
        </w:tc>
      </w:tr>
      <w:tr>
        <w:trPr/>
        <w:tc>
          <w:tcPr>
            <w:tcW w:w="9460" w:type="dxa"/>
            <w:gridSpan w:val="2"/>
            <w:tcBorders/>
          </w:tcPr>
          <w:p>
            <w:pPr>
              <w:pStyle w:val="Normal"/>
              <w:keepNext w:val="true"/>
              <w:keepLines/>
              <w:spacing w:before="0" w:after="120"/>
              <w:jc w:val="center"/>
              <w:rPr/>
            </w:pPr>
            <w:bookmarkStart w:id="110" w:name="_Ref416278696"/>
            <w:r>
              <w:rPr>
                <w:rFonts w:eastAsia="Calibri"/>
                <w:szCs w:val="22"/>
                <w:lang w:val="en-US"/>
              </w:rPr>
              <w:t xml:space="preserve">Figure </w:t>
            </w:r>
            <w:r>
              <w:rPr>
                <w:rFonts w:eastAsia="Calibri"/>
                <w:szCs w:val="22"/>
                <w:lang w:val="en-US"/>
              </w:rPr>
              <w:fldChar w:fldCharType="begin"/>
            </w:r>
            <w:r>
              <w:rPr>
                <w:szCs w:val="22"/>
                <w:rFonts w:eastAsia="Calibri"/>
                <w:lang w:val="en-US"/>
              </w:rPr>
              <w:instrText xml:space="preserve"> SEQ Figure \* ARABIC </w:instrText>
            </w:r>
            <w:r>
              <w:rPr>
                <w:szCs w:val="22"/>
                <w:rFonts w:eastAsia="Calibri"/>
                <w:lang w:val="en-US"/>
              </w:rPr>
              <w:fldChar w:fldCharType="separate"/>
            </w:r>
            <w:r>
              <w:rPr>
                <w:szCs w:val="22"/>
                <w:rFonts w:eastAsia="Calibri"/>
                <w:lang w:val="en-US"/>
              </w:rPr>
              <w:t>73</w:t>
            </w:r>
            <w:r>
              <w:rPr>
                <w:szCs w:val="22"/>
                <w:rFonts w:eastAsia="Calibri"/>
                <w:lang w:val="en-US"/>
              </w:rPr>
              <w:fldChar w:fldCharType="end"/>
            </w:r>
            <w:bookmarkEnd w:id="110"/>
            <w:r>
              <w:rPr>
                <w:rFonts w:eastAsia="Calibri"/>
                <w:szCs w:val="22"/>
                <w:lang w:val="en-US"/>
              </w:rPr>
              <w:t>: Signal-to-distortion ratio for different frequencies</w:t>
            </w:r>
          </w:p>
        </w:tc>
      </w:tr>
    </w:tbl>
    <w:p>
      <w:pPr>
        <w:pStyle w:val="Normal"/>
        <w:rPr>
          <w:lang w:val="en-US"/>
        </w:rPr>
      </w:pPr>
      <w:r>
        <w:rPr>
          <w:lang w:val="en-US"/>
        </w:rPr>
      </w:r>
    </w:p>
    <w:p>
      <w:pPr>
        <w:pStyle w:val="Normal"/>
        <w:rPr>
          <w:lang w:val="en-US"/>
        </w:rPr>
      </w:pPr>
      <w:r>
        <w:rPr>
          <w:lang w:val="en-US"/>
        </w:rPr>
      </w:r>
    </w:p>
    <w:p>
      <w:pPr>
        <w:pStyle w:val="Listenabsatz"/>
        <w:rPr>
          <w:rFonts w:ascii="Arial" w:hAnsi="Arial" w:cs="Arial"/>
          <w:lang w:val="en-US"/>
        </w:rPr>
      </w:pPr>
      <w:r>
        <w:rPr>
          <w:rFonts w:cs="Arial" w:ascii="Arial" w:hAnsi="Arial"/>
          <w:lang w:val="en-US"/>
        </w:rPr>
      </w:r>
    </w:p>
    <w:p>
      <w:pPr>
        <w:pStyle w:val="Heading1"/>
        <w:numPr>
          <w:ilvl w:val="0"/>
          <w:numId w:val="1"/>
        </w:numPr>
        <w:rPr/>
      </w:pPr>
      <w:r>
        <w:rPr/>
        <w:t>Conclusions</w:t>
      </w:r>
    </w:p>
    <w:p>
      <w:pPr>
        <w:pStyle w:val="Normal"/>
        <w:rPr>
          <w:lang w:val="en-US"/>
        </w:rPr>
      </w:pPr>
      <w:r>
        <w:rPr>
          <w:lang w:val="en-US"/>
        </w:rPr>
        <w:t xml:space="preserve">This contribution introduces the results of several measurements of the EVS codec using adapted tests originally intended for acoustic terminal testing. Two versions of the codec were evaluated: </w:t>
      </w:r>
      <w:ins w:id="92" w:author="Gie" w:date="2015-04-14T16:00:00Z">
        <w:r>
          <w:rPr>
            <w:lang w:val="en-US"/>
          </w:rPr>
          <w:t xml:space="preserve">the </w:t>
        </w:r>
      </w:ins>
      <w:del w:id="93" w:author="Gie" w:date="2015-04-14T16:00:00Z">
        <w:r>
          <w:rPr>
            <w:lang w:val="en-US"/>
          </w:rPr>
          <w:delText>version 12.0</w:delText>
        </w:r>
      </w:del>
      <w:ins w:id="94" w:author="Gie" w:date="2015-04-14T16:00:00Z">
        <w:r>
          <w:rPr>
            <w:lang w:val="en-US"/>
          </w:rPr>
          <w:t xml:space="preserve">codec version which </w:t>
        </w:r>
      </w:ins>
      <w:del w:id="95" w:author="Gie" w:date="2015-04-14T16:01:00Z">
        <w:r>
          <w:rPr>
            <w:lang w:val="en-US"/>
          </w:rPr>
          <w:delText xml:space="preserve"> </w:delText>
        </w:r>
      </w:del>
      <w:r>
        <w:rPr>
          <w:lang w:val="en-US"/>
        </w:rPr>
        <w:t>was used in the selection phase; version 12.1 provides the current release.</w:t>
      </w:r>
    </w:p>
    <w:p>
      <w:pPr>
        <w:pStyle w:val="Normal"/>
        <w:rPr>
          <w:lang w:val="en-US"/>
        </w:rPr>
      </w:pPr>
      <w:r>
        <w:rPr>
          <w:lang w:val="en-US"/>
        </w:rPr>
        <w:t xml:space="preserve">In narrowband mode, all bit rates pass all requirements of </w:t>
      </w:r>
      <w:r>
        <w:rPr>
          <w:lang w:val="en-US"/>
        </w:rPr>
        <w:fldChar w:fldCharType="begin"/>
      </w:r>
      <w:r>
        <w:rPr>
          <w:lang w:val="en-US"/>
        </w:rPr>
        <w:instrText xml:space="preserve"> REF _Ref401751834 \r \h </w:instrText>
      </w:r>
      <w:r>
        <w:rPr>
          <w:lang w:val="en-US"/>
        </w:rPr>
        <w:fldChar w:fldCharType="separate"/>
      </w:r>
      <w:r>
        <w:rPr>
          <w:lang w:val="en-US"/>
        </w:rPr>
        <w:t>[5]</w:t>
      </w:r>
      <w:r>
        <w:rPr>
          <w:lang w:val="en-US"/>
        </w:rPr>
        <w:fldChar w:fldCharType="end"/>
      </w:r>
      <w:r>
        <w:rPr>
          <w:lang w:val="en-US"/>
        </w:rPr>
        <w:t xml:space="preserve">. No noticeable differences between </w:t>
      </w:r>
      <w:ins w:id="96" w:author="Gie" w:date="2015-04-14T16:01:00Z">
        <w:r>
          <w:rPr>
            <w:lang w:val="en-US"/>
          </w:rPr>
          <w:t xml:space="preserve">both </w:t>
        </w:r>
      </w:ins>
      <w:r>
        <w:rPr>
          <w:lang w:val="en-US"/>
        </w:rPr>
        <w:t>version</w:t>
      </w:r>
      <w:ins w:id="97" w:author="Gie" w:date="2015-04-14T16:01:00Z">
        <w:r>
          <w:rPr>
            <w:lang w:val="en-US"/>
          </w:rPr>
          <w:t>s</w:t>
        </w:r>
      </w:ins>
      <w:del w:id="98" w:author="Gie" w:date="2015-04-14T16:01:00Z">
        <w:r>
          <w:rPr>
            <w:lang w:val="en-US"/>
          </w:rPr>
          <w:delText xml:space="preserve"> 12.1 and 12.0 </w:delText>
        </w:r>
      </w:del>
      <w:r>
        <w:rPr>
          <w:lang w:val="en-US"/>
        </w:rPr>
        <w:t>could be observed.</w:t>
      </w:r>
    </w:p>
    <w:p>
      <w:pPr>
        <w:pStyle w:val="Normal"/>
        <w:rPr/>
      </w:pPr>
      <w:del w:id="99" w:author="Gie" w:date="2015-04-14T16:04:00Z">
        <w:r>
          <w:rPr>
            <w:lang w:val="en-US"/>
          </w:rPr>
          <w:delText>In wideband as well as in super-wideband mode, the codec shows some difficulties with encoding pure sinusoidal source signals at bit rates lower than 16.4 kbit/s which results in failing the distortion tests at that bit rate. This behavior remains also in the release version 12.1 of the EVS codec.</w:delText>
        </w:r>
      </w:del>
      <w:ins w:id="100" w:author="Gie" w:date="2015-04-14T16:04:00Z">
        <w:r>
          <w:rPr/>
          <w:t xml:space="preserve"> </w:t>
        </w:r>
      </w:ins>
      <w:ins w:id="101" w:author="Gie" w:date="2015-04-14T16:04:00Z">
        <w:r>
          <w:rPr>
            <w:lang w:val="en-US"/>
          </w:rPr>
          <w:t>EVS WB at 5.9, 7.2, and 8.0 kb</w:t>
        </w:r>
      </w:ins>
      <w:ins w:id="102" w:author="Gie" w:date="2015-04-14T16:13:00Z">
        <w:r>
          <w:rPr>
            <w:lang w:val="en-US"/>
          </w:rPr>
          <w:t>it/</w:t>
        </w:r>
      </w:ins>
      <w:ins w:id="103" w:author="Gie" w:date="2015-04-14T16:04:00Z">
        <w:r>
          <w:rPr>
            <w:lang w:val="en-US"/>
          </w:rPr>
          <w:t>s demonstrates lower than 40 dB signal-to-distortion ratio (SDR) at certain frequencies with pure tones</w:t>
        </w:r>
      </w:ins>
      <w:ins w:id="104" w:author="Gie" w:date="2015-04-14T16:07:00Z">
        <w:r>
          <w:rPr>
            <w:lang w:val="en-US"/>
          </w:rPr>
          <w:t xml:space="preserve"> </w:t>
        </w:r>
      </w:ins>
      <w:ins w:id="105" w:author="Gie" w:date="2015-04-14T16:08:00Z">
        <w:r>
          <w:rPr>
            <w:lang w:val="en-US"/>
          </w:rPr>
          <w:t>(</w:t>
        </w:r>
      </w:ins>
      <w:ins w:id="106" w:author="Gie" w:date="2015-04-14T16:07:00Z">
        <w:r>
          <w:rPr>
            <w:lang w:val="en-US"/>
          </w:rPr>
          <w:t>Figure</w:t>
        </w:r>
      </w:ins>
      <w:ins w:id="107" w:author="Gie" w:date="2015-04-14T16:08:00Z">
        <w:r>
          <w:rPr>
            <w:lang w:val="en-US"/>
          </w:rPr>
          <w:t>s</w:t>
        </w:r>
      </w:ins>
      <w:ins w:id="108" w:author="Gie" w:date="2015-04-14T16:07:00Z">
        <w:r>
          <w:rPr>
            <w:lang w:val="en-US"/>
          </w:rPr>
          <w:t xml:space="preserve"> 19,20</w:t>
        </w:r>
      </w:ins>
      <w:ins w:id="109" w:author="Gie" w:date="2015-04-14T16:08:00Z">
        <w:r>
          <w:rPr>
            <w:lang w:val="en-US"/>
          </w:rPr>
          <w:t>, 51,52)</w:t>
        </w:r>
      </w:ins>
      <w:ins w:id="110" w:author="Gie" w:date="2015-04-14T16:14:00Z">
        <w:r>
          <w:rPr>
            <w:lang w:val="en-US"/>
          </w:rPr>
          <w:t xml:space="preserve"> in both, the codec version used in selection as well as in version12.1.0</w:t>
        </w:r>
      </w:ins>
      <w:ins w:id="111" w:author="Gie" w:date="2015-04-14T16:04:00Z">
        <w:r>
          <w:rPr>
            <w:lang w:val="en-US"/>
          </w:rPr>
          <w:t xml:space="preserve">. </w:t>
        </w:r>
      </w:ins>
      <w:ins w:id="112" w:author="Gie" w:date="2015-04-14T16:09:00Z">
        <w:r>
          <w:rPr>
            <w:lang w:val="en-US"/>
          </w:rPr>
          <w:t xml:space="preserve">In </w:t>
        </w:r>
      </w:ins>
      <w:ins w:id="113" w:author="Gie" w:date="2015-04-14T16:08:00Z">
        <w:r>
          <w:rPr>
            <w:lang w:val="en-US"/>
          </w:rPr>
          <w:t xml:space="preserve">version 12.1.0 </w:t>
        </w:r>
      </w:ins>
      <w:ins w:id="114" w:author="Gie" w:date="2015-04-14T16:14:00Z">
        <w:r>
          <w:rPr>
            <w:lang w:val="en-US"/>
          </w:rPr>
          <w:t xml:space="preserve">this behavior is improved, </w:t>
        </w:r>
      </w:ins>
      <w:ins w:id="115" w:author="Gie" w:date="2015-04-14T16:09:00Z">
        <w:r>
          <w:rPr>
            <w:lang w:val="en-US"/>
          </w:rPr>
          <w:t>f</w:t>
        </w:r>
      </w:ins>
      <w:ins w:id="116" w:author="Gie" w:date="2015-04-14T16:04:00Z">
        <w:r>
          <w:rPr>
            <w:lang w:val="en-US"/>
          </w:rPr>
          <w:t xml:space="preserve">or rates above 8 kbps, the SDR extends to at least 40 dB with pure tones (Figure 51, 52). </w:t>
        </w:r>
      </w:ins>
    </w:p>
    <w:p>
      <w:pPr>
        <w:pStyle w:val="Normal"/>
        <w:rPr>
          <w:lang w:val="en-US"/>
          <w:ins w:id="135" w:author="Gie" w:date="2015-04-14T16:04:00Z"/>
        </w:rPr>
      </w:pPr>
      <w:ins w:id="118" w:author="Gie" w:date="2015-04-14T16:10:00Z">
        <w:r>
          <w:rPr>
            <w:lang w:val="en-US"/>
          </w:rPr>
          <w:t>While the codec version used in the selection phase shows some</w:t>
        </w:r>
      </w:ins>
      <w:ins w:id="119" w:author="Gie" w:date="2015-04-14T16:11:00Z">
        <w:r>
          <w:rPr>
            <w:lang w:val="en-US"/>
          </w:rPr>
          <w:t xml:space="preserve"> degradation in distortion at </w:t>
        </w:r>
      </w:ins>
      <w:ins w:id="120" w:author="Gie" w:date="2015-04-14T16:12:00Z">
        <w:r>
          <w:rPr>
            <w:lang w:val="en-US"/>
          </w:rPr>
          <w:t>9.6 kb</w:t>
        </w:r>
      </w:ins>
      <w:ins w:id="121" w:author="Gie" w:date="2015-04-14T16:13:00Z">
        <w:r>
          <w:rPr>
            <w:lang w:val="en-US"/>
          </w:rPr>
          <w:t>it/</w:t>
        </w:r>
      </w:ins>
      <w:ins w:id="122" w:author="Gie" w:date="2015-04-14T16:12:00Z">
        <w:r>
          <w:rPr>
            <w:lang w:val="en-US"/>
          </w:rPr>
          <w:t>s and 13.2 kbit/s</w:t>
        </w:r>
      </w:ins>
      <w:ins w:id="123" w:author="Gie" w:date="2015-04-14T16:15:00Z">
        <w:r>
          <w:rPr>
            <w:lang w:val="en-US"/>
          </w:rPr>
          <w:t xml:space="preserve">, </w:t>
        </w:r>
      </w:ins>
      <w:ins w:id="124" w:author="Gie" w:date="2015-04-14T16:04:00Z">
        <w:r>
          <w:rPr>
            <w:lang w:val="en-US"/>
          </w:rPr>
          <w:t xml:space="preserve">EVS SWB </w:t>
        </w:r>
      </w:ins>
      <w:ins w:id="125" w:author="Gie" w:date="2015-04-14T16:15:00Z">
        <w:r>
          <w:rPr>
            <w:lang w:val="en-US"/>
          </w:rPr>
          <w:t xml:space="preserve">version 12.1.0 </w:t>
        </w:r>
      </w:ins>
      <w:ins w:id="126" w:author="Gie" w:date="2015-04-14T16:04:00Z">
        <w:r>
          <w:rPr>
            <w:lang w:val="en-US"/>
          </w:rPr>
          <w:t>at all bit rates produce</w:t>
        </w:r>
      </w:ins>
      <w:ins w:id="127" w:author="Gie" w:date="2015-04-14T16:15:00Z">
        <w:r>
          <w:rPr>
            <w:lang w:val="en-US"/>
          </w:rPr>
          <w:t>s</w:t>
        </w:r>
      </w:ins>
      <w:ins w:id="128" w:author="Gie" w:date="2015-04-14T16:04:00Z">
        <w:r>
          <w:rPr>
            <w:lang w:val="en-US"/>
          </w:rPr>
          <w:t xml:space="preserve"> at least 40 dB signal-to-distortion ratio (Figure 62, 63), except at 16.4 kb</w:t>
        </w:r>
      </w:ins>
      <w:ins w:id="129" w:author="Gie" w:date="2015-04-14T16:15:00Z">
        <w:r>
          <w:rPr>
            <w:lang w:val="en-US"/>
          </w:rPr>
          <w:t>it/</w:t>
        </w:r>
      </w:ins>
      <w:ins w:id="130" w:author="Gie" w:date="2015-04-14T16:04:00Z">
        <w:r>
          <w:rPr>
            <w:lang w:val="en-US"/>
          </w:rPr>
          <w:t>s and at one frequency (about 8 kHz @16.4 kb</w:t>
        </w:r>
      </w:ins>
      <w:ins w:id="131" w:author="Gie" w:date="2015-04-14T16:15:00Z">
        <w:r>
          <w:rPr>
            <w:lang w:val="en-US"/>
          </w:rPr>
          <w:t>it/</w:t>
        </w:r>
      </w:ins>
      <w:ins w:id="132" w:author="Gie" w:date="2015-04-14T16:04:00Z">
        <w:r>
          <w:rPr>
            <w:lang w:val="en-US"/>
          </w:rPr>
          <w:t>s in Fig. 63)</w:t>
        </w:r>
      </w:ins>
      <w:ins w:id="133" w:author="Gie" w:date="2015-04-14T16:16:00Z">
        <w:r>
          <w:rPr>
            <w:lang w:val="en-US"/>
          </w:rPr>
          <w:t>.</w:t>
        </w:r>
      </w:ins>
      <w:ins w:id="134" w:author="Gie" w:date="2015-04-14T16:04:00Z">
        <w:r>
          <w:rPr>
            <w:lang w:val="en-US"/>
          </w:rPr>
          <w:t xml:space="preserve"> </w:t>
        </w:r>
      </w:ins>
    </w:p>
    <w:p>
      <w:pPr>
        <w:pStyle w:val="Normal"/>
        <w:rPr>
          <w:lang w:val="en-US"/>
        </w:rPr>
      </w:pPr>
      <w:ins w:id="136" w:author="Gie" w:date="2015-04-14T16:04:00Z">
        <w:r>
          <w:rPr>
            <w:lang w:val="en-US"/>
          </w:rPr>
          <w:t xml:space="preserve">Across all bitrates and for various operating bandwidths NB/WB/SWB, the EVS codec </w:t>
        </w:r>
      </w:ins>
      <w:ins w:id="137" w:author="Gie" w:date="2015-04-14T16:17:00Z">
        <w:r>
          <w:rPr>
            <w:lang w:val="en-US"/>
          </w:rPr>
          <w:t xml:space="preserve">version 12.1 </w:t>
        </w:r>
      </w:ins>
      <w:ins w:id="138" w:author="Gie" w:date="2015-04-14T16:04:00Z">
        <w:r>
          <w:rPr>
            <w:lang w:val="en-US"/>
          </w:rPr>
          <w:t>exceeds the frequency response tolerance requirements over an extended range of overload points when tested using both real speech and composite source signal.</w:t>
        </w:r>
      </w:ins>
    </w:p>
    <w:p>
      <w:pPr>
        <w:pStyle w:val="Normal"/>
        <w:rPr>
          <w:lang w:val="en-US"/>
        </w:rPr>
      </w:pPr>
      <w:del w:id="139" w:author="Gie" w:date="2015-04-14T16:16:00Z">
        <w:r>
          <w:rPr>
            <w:lang w:val="en-US"/>
          </w:rPr>
          <w:delText xml:space="preserve">In wideband mode all bit rates pass all requirements of </w:delText>
        </w:r>
      </w:del>
      <w:del w:id="140" w:author="Gie" w:date="2015-04-14T16:16:00Z">
        <w:r>
          <w:rPr>
            <w:lang w:val="en-US"/>
          </w:rPr>
          <w:fldChar w:fldCharType="begin"/>
        </w:r>
        <w:r>
          <w:rPr>
            <w:lang w:val="en-US"/>
          </w:rPr>
          <w:delInstrText xml:space="preserve"> REF _Ref401751834 \r \h </w:delInstrText>
        </w:r>
        <w:r>
          <w:rPr>
            <w:lang w:val="en-US"/>
          </w:rPr>
          <w:fldChar w:fldCharType="separate"/>
        </w:r>
        <w:r>
          <w:rPr>
            <w:lang w:val="en-US"/>
          </w:rPr>
          <w:delText>[5]</w:delText>
        </w:r>
        <w:r>
          <w:rPr>
            <w:lang w:val="en-US"/>
          </w:rPr>
          <w:fldChar w:fldCharType="end"/>
        </w:r>
      </w:del>
      <w:del w:id="141" w:author="Gie" w:date="2015-04-14T16:16:00Z">
        <w:r>
          <w:rPr>
            <w:lang w:val="en-US"/>
          </w:rPr>
          <w:delText xml:space="preserve"> as they do for all bit rates except 9.6 kbit/s in super-wideband mode of version 12.0. The release version 12.1 of the EVS in the super-wideband mode with 9.6 kbit/s passes the requirements with no problems.</w:delText>
        </w:r>
      </w:del>
    </w:p>
    <w:p>
      <w:pPr>
        <w:pStyle w:val="Normal"/>
        <w:rPr>
          <w:lang w:val="en-US"/>
        </w:rPr>
      </w:pPr>
      <w:r>
        <w:rPr>
          <w:lang w:val="en-US"/>
        </w:rPr>
        <w:t>The fullband mode was introduced with the release version 12.1. Since no requirements are available for this mode, results can only be reported. However, besides some slight degradation in the frequency response evaluations, the codec accurately performs on all tests.</w:t>
      </w:r>
    </w:p>
    <w:p>
      <w:pPr>
        <w:pStyle w:val="Normal"/>
        <w:rPr>
          <w:lang w:val="en-US"/>
        </w:rPr>
      </w:pPr>
      <w:r>
        <w:rPr>
          <w:lang w:val="en-US"/>
        </w:rPr>
      </w:r>
    </w:p>
    <w:p>
      <w:pPr>
        <w:pStyle w:val="Heading1"/>
        <w:numPr>
          <w:ilvl w:val="0"/>
          <w:numId w:val="1"/>
        </w:numPr>
        <w:rPr/>
      </w:pPr>
      <w:bookmarkStart w:id="111" w:name="_Ref401736500"/>
      <w:r>
        <w:rPr/>
        <w:t>References</w:t>
      </w:r>
      <w:bookmarkEnd w:id="111"/>
    </w:p>
    <w:p>
      <w:pPr>
        <w:pStyle w:val="Listenabsatz"/>
        <w:numPr>
          <w:ilvl w:val="0"/>
          <w:numId w:val="5"/>
        </w:numPr>
        <w:rPr>
          <w:rFonts w:ascii="Arial" w:hAnsi="Arial" w:cs="Arial"/>
          <w:lang w:val="en-US"/>
        </w:rPr>
      </w:pPr>
      <w:bookmarkStart w:id="112" w:name="_Ref401736503"/>
      <w:bookmarkStart w:id="113" w:name="_Ref401069839"/>
      <w:bookmarkEnd w:id="113"/>
      <w:r>
        <w:rPr>
          <w:rFonts w:cs="Arial" w:ascii="Arial" w:hAnsi="Arial"/>
          <w:lang w:val="en-US"/>
        </w:rPr>
        <w:t>3GPP TS 26.441: “EVS Codec General Overview”.</w:t>
      </w:r>
      <w:bookmarkEnd w:id="112"/>
    </w:p>
    <w:p>
      <w:pPr>
        <w:pStyle w:val="Listenabsatz"/>
        <w:numPr>
          <w:ilvl w:val="0"/>
          <w:numId w:val="5"/>
        </w:numPr>
        <w:rPr>
          <w:rFonts w:ascii="Arial" w:hAnsi="Arial" w:cs="Arial"/>
          <w:lang w:val="en-US"/>
        </w:rPr>
      </w:pPr>
      <w:bookmarkStart w:id="114" w:name="_Ref401069839"/>
      <w:bookmarkStart w:id="115" w:name="_Ref401242153"/>
      <w:bookmarkEnd w:id="114"/>
      <w:r>
        <w:rPr>
          <w:rFonts w:cs="Arial" w:ascii="Arial" w:hAnsi="Arial"/>
          <w:lang w:val="en-US"/>
        </w:rPr>
        <w:t>3GPP Tdoc S4-141011, “EVS overload point definition”, Sony Mobile Communications, TSG SA4#80 meeting, 4-8 August 2014, San Francisco, USA</w:t>
      </w:r>
      <w:bookmarkEnd w:id="115"/>
    </w:p>
    <w:p>
      <w:pPr>
        <w:pStyle w:val="Listenabsatz"/>
        <w:numPr>
          <w:ilvl w:val="0"/>
          <w:numId w:val="5"/>
        </w:numPr>
        <w:rPr>
          <w:rFonts w:ascii="Arial" w:hAnsi="Arial" w:cs="Arial"/>
          <w:lang w:val="en-US"/>
        </w:rPr>
      </w:pPr>
      <w:bookmarkStart w:id="116" w:name="_Ref401736507"/>
      <w:r>
        <w:rPr>
          <w:rFonts w:cs="Arial" w:ascii="Arial" w:hAnsi="Arial"/>
          <w:lang w:val="en-US"/>
        </w:rPr>
        <w:t>ITU-T Rec. G.100.1: “The use of the decibel and of relative levels in speechband telecommunications”, 11/2001.</w:t>
      </w:r>
      <w:bookmarkEnd w:id="116"/>
    </w:p>
    <w:p>
      <w:pPr>
        <w:pStyle w:val="Listenabsatz"/>
        <w:numPr>
          <w:ilvl w:val="0"/>
          <w:numId w:val="5"/>
        </w:numPr>
        <w:rPr>
          <w:rFonts w:ascii="Arial" w:hAnsi="Arial" w:cs="Arial"/>
          <w:lang w:val="en-US"/>
        </w:rPr>
      </w:pPr>
      <w:bookmarkStart w:id="117" w:name="_Ref401068645"/>
      <w:r>
        <w:rPr>
          <w:rFonts w:cs="Arial" w:ascii="Arial" w:hAnsi="Arial"/>
          <w:lang w:val="en-US"/>
        </w:rPr>
        <w:t>3GPP TS 26.132: “Speech and video telephony terminal acoustic test specification (Release 12)”.</w:t>
      </w:r>
      <w:bookmarkEnd w:id="117"/>
    </w:p>
    <w:p>
      <w:pPr>
        <w:pStyle w:val="Listenabsatz"/>
        <w:numPr>
          <w:ilvl w:val="0"/>
          <w:numId w:val="5"/>
        </w:numPr>
        <w:rPr>
          <w:rFonts w:ascii="Arial" w:hAnsi="Arial" w:cs="Arial"/>
          <w:lang w:val="en-US"/>
        </w:rPr>
      </w:pPr>
      <w:bookmarkStart w:id="118" w:name="_Ref401751834"/>
      <w:r>
        <w:rPr>
          <w:rFonts w:cs="Arial" w:ascii="Arial" w:hAnsi="Arial"/>
          <w:lang w:val="en-US"/>
        </w:rPr>
        <w:t>3GPP TS 26.131: “Terminal acoustic characteristics for telephony – Requirements”</w:t>
      </w:r>
      <w:bookmarkEnd w:id="118"/>
    </w:p>
    <w:p>
      <w:pPr>
        <w:pStyle w:val="Listenabsatz"/>
        <w:numPr>
          <w:ilvl w:val="0"/>
          <w:numId w:val="5"/>
        </w:numPr>
        <w:rPr>
          <w:rFonts w:ascii="Arial" w:hAnsi="Arial" w:cs="Arial"/>
          <w:lang w:val="en-US"/>
        </w:rPr>
      </w:pPr>
      <w:bookmarkStart w:id="119" w:name="_Ref402017145"/>
      <w:r>
        <w:rPr>
          <w:rFonts w:cs="Arial" w:ascii="Arial" w:hAnsi="Arial"/>
          <w:lang w:val="en-US"/>
        </w:rPr>
        <w:t>Recommendation ITU-T P.501: “Test signals for use in telephonometry”</w:t>
      </w:r>
      <w:bookmarkEnd w:id="119"/>
    </w:p>
    <w:p>
      <w:pPr>
        <w:pStyle w:val="Listenabsatz"/>
        <w:numPr>
          <w:ilvl w:val="0"/>
          <w:numId w:val="5"/>
        </w:numPr>
        <w:rPr>
          <w:rFonts w:ascii="Arial" w:hAnsi="Arial" w:cs="Arial"/>
          <w:lang w:val="en-US"/>
        </w:rPr>
      </w:pPr>
      <w:bookmarkStart w:id="120" w:name="_Ref416453329"/>
      <w:r>
        <w:rPr>
          <w:rFonts w:cs="Arial" w:ascii="Arial" w:hAnsi="Arial"/>
          <w:sz w:val="20"/>
          <w:szCs w:val="20"/>
          <w:lang w:val="en-US"/>
        </w:rPr>
        <w:t>3GPP TS 26.442: “Codec for Enhanced Voice Services (EVS); ANSI C code (fixed-point) (Release 12)”</w:t>
      </w:r>
      <w:bookmarkEnd w:id="120"/>
      <w:r>
        <w:rPr>
          <w:rFonts w:cs="Arial" w:ascii="Arial" w:hAnsi="Arial"/>
          <w:sz w:val="20"/>
          <w:szCs w:val="20"/>
          <w:lang w:val="en-US"/>
        </w:rPr>
        <w:t xml:space="preserve"> </w:t>
      </w:r>
    </w:p>
    <w:p>
      <w:pPr>
        <w:pStyle w:val="Listenabsatz"/>
        <w:spacing w:before="0" w:after="200"/>
        <w:ind w:left="0" w:hanging="0"/>
        <w:contextualSpacing/>
        <w:rPr>
          <w:rFonts w:ascii="Arial" w:hAnsi="Arial" w:cs="Arial"/>
          <w:sz w:val="20"/>
          <w:lang w:val="en-US"/>
        </w:rPr>
      </w:pPr>
      <w:r>
        <w:rPr>
          <w:rFonts w:cs="Arial" w:ascii="Arial" w:hAnsi="Arial"/>
          <w:sz w:val="20"/>
          <w:lang w:val="en-US"/>
        </w:rPr>
      </w:r>
    </w:p>
    <w:sectPr>
      <w:headerReference w:type="default" r:id="rId188"/>
      <w:headerReference w:type="first" r:id="rId189"/>
      <w:footerReference w:type="default" r:id="rId190"/>
      <w:footerReference w:type="first" r:id="rId191"/>
      <w:type w:val="nextPage"/>
      <w:pgSz w:w="11906" w:h="16838"/>
      <w:pgMar w:left="1138" w:right="1417" w:gutter="0" w:header="720" w:top="1138" w:footer="720" w:bottom="113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ZapfDingbats">
    <w:charset w:val="02"/>
    <w:family w:val="decorative"/>
    <w:pitch w:val="variable"/>
  </w:font>
  <w:font w:name="Cambria">
    <w:charset w:val="00"/>
    <w:family w:val="roman"/>
    <w:pitch w:val="variable"/>
  </w:font>
  <w:font w:name="Tahoma">
    <w:charset w:val="00"/>
    <w:family w:val="swiss"/>
    <w:pitch w:val="variable"/>
  </w:font>
  <w:font w:name="Calibri">
    <w:charset w:val="00"/>
    <w:family w:val="swiss"/>
    <w:pitch w:val="variable"/>
  </w:font>
  <w:font w:name="MS LineDraw">
    <w:altName w:val="Courier New"/>
    <w:charset w:val="02"/>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8640"/>
        <w:tab w:val="center" w:pos="4320" w:leader="none"/>
        <w:tab w:val="right" w:pos="9360" w:leader="none"/>
      </w:tabs>
      <w:spacing w:before="0" w:after="0"/>
      <w:rPr/>
    </w:pPr>
    <w:r>
      <w:rPr>
        <w:b/>
        <w:sz w:val="18"/>
      </w:rPr>
      <w:tab/>
      <w:tab/>
      <w:t xml:space="preserve">Page: </w:t>
    </w:r>
    <w:r>
      <w:rPr>
        <w:rStyle w:val="PageNumber"/>
        <w:b/>
        <w:sz w:val="18"/>
      </w:rPr>
      <w:fldChar w:fldCharType="begin"/>
    </w:r>
    <w:r>
      <w:rPr>
        <w:rStyle w:val="PageNumber"/>
        <w:sz w:val="18"/>
        <w:b/>
      </w:rPr>
      <w:instrText xml:space="preserve"> PAGE </w:instrText>
    </w:r>
    <w:r>
      <w:rPr>
        <w:rStyle w:val="PageNumber"/>
        <w:sz w:val="18"/>
        <w:b/>
      </w:rPr>
      <w:fldChar w:fldCharType="separate"/>
    </w:r>
    <w:r>
      <w:rPr>
        <w:rStyle w:val="PageNumber"/>
        <w:sz w:val="18"/>
        <w:b/>
      </w:rPr>
      <w:t>51</w:t>
    </w:r>
    <w:r>
      <w:rPr>
        <w:rStyle w:val="PageNumber"/>
        <w:sz w:val="18"/>
        <w:b/>
      </w:rPr>
      <w:fldChar w:fldCharType="end"/>
    </w:r>
    <w:r>
      <w:rPr>
        <w:rStyle w:val="PageNumber"/>
        <w:b/>
        <w:sz w:val="18"/>
      </w:rPr>
      <w:t>/</w:t>
    </w:r>
    <w:r>
      <w:rPr>
        <w:rStyle w:val="PageNumber"/>
        <w:b/>
        <w:sz w:val="18"/>
      </w:rPr>
      <w:fldChar w:fldCharType="begin"/>
    </w:r>
    <w:r>
      <w:rPr>
        <w:rStyle w:val="PageNumber"/>
        <w:sz w:val="18"/>
        <w:b/>
      </w:rPr>
      <w:instrText xml:space="preserve"> NUMPAGES \* ARABIC </w:instrText>
    </w:r>
    <w:r>
      <w:rPr>
        <w:rStyle w:val="PageNumber"/>
        <w:sz w:val="18"/>
        <w:b/>
      </w:rPr>
      <w:fldChar w:fldCharType="separate"/>
    </w:r>
    <w:r>
      <w:rPr>
        <w:rStyle w:val="PageNumber"/>
        <w:sz w:val="18"/>
        <w:b/>
      </w:rPr>
      <w:t>51</w:t>
    </w:r>
    <w:r>
      <w:rPr>
        <w:rStyle w:val="PageNumber"/>
        <w:sz w:val="18"/>
        <w:b/>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8640"/>
        <w:tab w:val="center" w:pos="4320" w:leader="none"/>
        <w:tab w:val="right" w:pos="9360" w:leader="none"/>
      </w:tabs>
      <w:spacing w:before="0" w:after="0"/>
      <w:rPr/>
    </w:pPr>
    <w:r>
      <w:rPr>
        <w:b/>
        <w:sz w:val="18"/>
      </w:rPr>
      <w:tab/>
      <w:tab/>
      <w:t xml:space="preserve">Page: </w:t>
    </w:r>
    <w:r>
      <w:rPr>
        <w:rStyle w:val="PageNumber"/>
        <w:b/>
        <w:sz w:val="18"/>
      </w:rPr>
      <w:fldChar w:fldCharType="begin"/>
    </w:r>
    <w:r>
      <w:rPr>
        <w:rStyle w:val="PageNumber"/>
        <w:sz w:val="18"/>
        <w:b/>
      </w:rPr>
      <w:instrText xml:space="preserve"> PAGE </w:instrText>
    </w:r>
    <w:r>
      <w:rPr>
        <w:rStyle w:val="PageNumber"/>
        <w:sz w:val="18"/>
        <w:b/>
      </w:rPr>
      <w:fldChar w:fldCharType="separate"/>
    </w:r>
    <w:r>
      <w:rPr>
        <w:rStyle w:val="PageNumber"/>
        <w:sz w:val="18"/>
        <w:b/>
      </w:rPr>
      <w:t>1</w:t>
    </w:r>
    <w:r>
      <w:rPr>
        <w:rStyle w:val="PageNumber"/>
        <w:sz w:val="18"/>
        <w:b/>
      </w:rPr>
      <w:fldChar w:fldCharType="end"/>
    </w:r>
    <w:r>
      <w:rPr>
        <w:rStyle w:val="PageNumber"/>
        <w:b/>
        <w:sz w:val="18"/>
      </w:rPr>
      <w:t>/</w:t>
    </w:r>
    <w:r>
      <w:rPr>
        <w:rStyle w:val="PageNumber"/>
        <w:b/>
        <w:sz w:val="18"/>
      </w:rPr>
      <w:fldChar w:fldCharType="begin"/>
    </w:r>
    <w:r>
      <w:rPr>
        <w:rStyle w:val="PageNumber"/>
        <w:sz w:val="18"/>
        <w:b/>
      </w:rPr>
      <w:instrText xml:space="preserve"> NUMPAGES \* ARABIC </w:instrText>
    </w:r>
    <w:r>
      <w:rPr>
        <w:rStyle w:val="PageNumber"/>
        <w:sz w:val="18"/>
        <w:b/>
      </w:rPr>
      <w:fldChar w:fldCharType="separate"/>
    </w:r>
    <w:r>
      <w:rPr>
        <w:rStyle w:val="PageNumber"/>
        <w:sz w:val="18"/>
        <w:b/>
      </w:rPr>
      <w:t>51</w:t>
    </w:r>
    <w:r>
      <w:rPr>
        <w:rStyle w:val="PageNumber"/>
        <w:sz w:val="18"/>
        <w:b/>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right" w:pos="9356" w:leader="none"/>
      </w:tabs>
      <w:spacing w:before="0" w:after="0"/>
      <w:rPr>
        <w:rFonts w:cs="Arial"/>
        <w:sz w:val="20"/>
        <w:lang w:val="en-US"/>
      </w:rPr>
    </w:pPr>
    <w:r>
      <w:rPr>
        <w:rFonts w:cs="Arial"/>
        <w:sz w:val="20"/>
        <w:lang w:val="en-US"/>
      </w:rPr>
      <w:t>TSG SA4#83</w:t>
    </w:r>
  </w:p>
  <w:p>
    <w:pPr>
      <w:pStyle w:val="Normal"/>
      <w:tabs>
        <w:tab w:val="clear" w:pos="720"/>
        <w:tab w:val="right" w:pos="9360" w:leader="none"/>
      </w:tabs>
      <w:spacing w:before="0" w:after="0"/>
      <w:rPr>
        <w:rFonts w:cs="Arial"/>
        <w:b/>
        <w:b/>
        <w:i/>
        <w:i/>
        <w:color w:val="FF0000"/>
        <w:sz w:val="20"/>
      </w:rPr>
    </w:pPr>
    <w:r>
      <w:rPr>
        <w:rFonts w:cs="Arial"/>
        <w:sz w:val="20"/>
        <w:lang w:val="en-US"/>
      </w:rPr>
      <w:t>April 13-17, 2015</w:t>
    </w:r>
    <w:r>
      <w:rPr>
        <w:rFonts w:cs="Arial"/>
        <w:b/>
        <w:i/>
        <w:sz w:val="20"/>
      </w:rPr>
      <w:tab/>
    </w:r>
    <w:r>
      <w:rPr>
        <w:rFonts w:cs="Arial"/>
        <w:b/>
        <w:i/>
        <w:sz w:val="28"/>
        <w:szCs w:val="28"/>
      </w:rPr>
      <w:t>Tdoc S4-1505</w:t>
    </w:r>
    <w:del w:id="142" w:author="Gie" w:date="2015-04-15T18:31:00Z">
      <w:r>
        <w:rPr>
          <w:rFonts w:cs="Arial"/>
          <w:b/>
          <w:i/>
          <w:sz w:val="28"/>
          <w:szCs w:val="28"/>
        </w:rPr>
        <w:delText>40</w:delText>
      </w:r>
    </w:del>
    <w:ins w:id="143" w:author="Gie" w:date="2015-04-15T18:31:00Z">
      <w:r>
        <w:rPr>
          <w:rFonts w:cs="Arial"/>
          <w:b/>
          <w:i/>
          <w:sz w:val="28"/>
          <w:szCs w:val="28"/>
        </w:rPr>
        <w:t>59</w:t>
      </w:r>
    </w:ins>
  </w:p>
  <w:p>
    <w:pPr>
      <w:pStyle w:val="Normal"/>
      <w:tabs>
        <w:tab w:val="clear" w:pos="720"/>
        <w:tab w:val="right" w:pos="9360" w:leader="none"/>
      </w:tabs>
      <w:spacing w:before="0" w:after="0"/>
      <w:rPr>
        <w:rFonts w:cs="Arial"/>
        <w:b/>
        <w:b/>
        <w:i/>
        <w:i/>
        <w:color w:val="000000"/>
        <w:sz w:val="20"/>
        <w:lang w:val="en-US" w:eastAsia="zh-CN"/>
      </w:rPr>
    </w:pPr>
    <w:r>
      <w:rPr>
        <w:rFonts w:cs="Arial"/>
        <w:b/>
        <w:i/>
        <w:color w:val="000000"/>
        <w:sz w:val="20"/>
        <w:lang w:val="en-US" w:eastAsia="zh-CN"/>
      </w:rPr>
    </w:r>
  </w:p>
  <w:p>
    <w:pPr>
      <w:pStyle w:val="Normal"/>
      <w:tabs>
        <w:tab w:val="clear" w:pos="720"/>
        <w:tab w:val="right" w:pos="9360" w:leader="none"/>
      </w:tabs>
      <w:spacing w:before="0" w:after="0"/>
      <w:rPr>
        <w:rFonts w:cs="Arial"/>
        <w:color w:val="000000"/>
        <w:sz w:val="20"/>
        <w:lang w:val="en-US" w:eastAsia="zh-CN"/>
      </w:rPr>
    </w:pPr>
    <w:r>
      <w:rPr>
        <w:rFonts w:cs="Arial"/>
        <w:color w:val="000000"/>
        <w:sz w:val="20"/>
        <w:lang w:val="en-US" w:eastAsia="zh-CN"/>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pStyle w:val="Heading2"/>
      <w:numFmt w:val="decimal"/>
      <w:lvlText w:val="%1.%2."/>
      <w:lvlJc w:val="left"/>
      <w:pPr>
        <w:tabs>
          <w:tab w:val="num" w:pos="0"/>
        </w:tabs>
        <w:ind w:left="792" w:hanging="432"/>
      </w:pPr>
    </w:lvl>
    <w:lvl w:ilvl="2">
      <w:start w:val="1"/>
      <w:pStyle w:val="Heading3"/>
      <w:numFmt w:val="decimal"/>
      <w:lvlText w:val="%1.%2.%3."/>
      <w:lvlJc w:val="left"/>
      <w:pPr>
        <w:tabs>
          <w:tab w:val="num" w:pos="0"/>
        </w:tabs>
        <w:ind w:left="504" w:hanging="504"/>
      </w:pPr>
    </w:lvl>
    <w:lvl w:ilvl="3">
      <w:start w:val="1"/>
      <w:pStyle w:val="Heading4"/>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decimal"/>
      <w:lvlText w:val="[%1]"/>
      <w:lvlJc w:val="left"/>
      <w:pPr>
        <w:tabs>
          <w:tab w:val="num" w:pos="1418"/>
        </w:tabs>
        <w:ind w:left="1418" w:hanging="1418"/>
      </w:pPr>
      <w:rPr/>
    </w:lvl>
  </w:abstractNum>
  <w:abstractNum w:abstractNumId="4">
    <w:lvl w:ilvl="0">
      <w:start w:val="1"/>
      <w:numFmt w:val="decimal"/>
      <w:suff w:val="nothing"/>
      <w:lvlText w:val="*** Start change %1 ***"/>
      <w:lvlJc w:val="left"/>
      <w:pPr>
        <w:tabs>
          <w:tab w:val="num" w:pos="0"/>
        </w:tabs>
        <w:ind w:left="0" w:hanging="0"/>
      </w:pPr>
      <w:rPr>
        <w:smallCaps w:val="false"/>
        <w:caps w:val="false"/>
        <w:outline w:val="false"/>
        <w:dstrike w:val="false"/>
        <w:strike w:val="false"/>
        <w:vertAlign w:val="baseline"/>
        <w:position w:val="0"/>
        <w:sz w:val="0"/>
        <w:sz w:val="0"/>
        <w:spacing w:val="0"/>
        <w:i w:val="false"/>
        <w:shadow w:val="false"/>
        <w:u w:val="none" w:color="000000"/>
        <w:b w:val="false"/>
        <w:kern w:val="0"/>
        <w:shd w:fill="000000" w:val="clear"/>
        <w:szCs w:val="0"/>
        <w:iCs w:val="false"/>
        <w:bCs w:val="false"/>
        <w:em w:val="none"/>
        <w:w w:val="100"/>
        <w:vanish w:val="false"/>
        <w:rFonts w:ascii="Times New Roman" w:hAnsi="Times New Roman" w:cs="Times New Roman"/>
        <w:color w:val="000000"/>
        <w:lang w:val="en-US" w:bidi="en-US"/>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5">
    <w:lvl w:ilvl="0">
      <w:start w:val="1"/>
      <w:numFmt w:val="decimal"/>
      <w:lvlText w:val="[%1]"/>
      <w:lvlJc w:val="left"/>
      <w:pPr>
        <w:tabs>
          <w:tab w:val="num" w:pos="0"/>
        </w:tabs>
        <w:ind w:left="720" w:hanging="360"/>
      </w:pPr>
      <w:rPr/>
    </w:lvl>
  </w:abstractNum>
  <w:abstractNum w:abstractNumId="6">
    <w:lvl w:ilvl="0">
      <w:start w:val="1"/>
      <w:numFmt w:val="bullet"/>
      <w:lvlText w:val=""/>
      <w:lvlJc w:val="left"/>
      <w:pPr>
        <w:tabs>
          <w:tab w:val="num" w:pos="851"/>
        </w:tabs>
        <w:ind w:left="851" w:hanging="851"/>
      </w:pPr>
      <w:rPr>
        <w:rFonts w:ascii="ZapfDingbats" w:hAnsi="ZapfDingbats" w:cs="ZapfDingbats" w:hint="default"/>
        <w:sz w:val="20"/>
        <w:i w:val="false"/>
        <w:b/>
        <w:szCs w:val="20"/>
        <w:color w:val="70CEF5"/>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trackRevisions/>
  <w:defaultTabStop w:val="720"/>
  <w:autoHyphenation w:val="true"/>
  <w:compat>
    <w:usePrinterMetrics/>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spacing w:lineRule="atLeast" w:line="240" w:before="0" w:after="120"/>
    </w:pPr>
    <w:rPr>
      <w:rFonts w:ascii="Arial" w:hAnsi="Arial" w:eastAsia="Times New Roman" w:cs="Arial"/>
      <w:color w:val="auto"/>
      <w:sz w:val="22"/>
      <w:szCs w:val="20"/>
      <w:lang w:val="en-GB" w:bidi="ar-SA" w:eastAsia="zh-CN"/>
    </w:rPr>
  </w:style>
  <w:style w:type="paragraph" w:styleId="Heading1">
    <w:name w:val="Heading 1"/>
    <w:basedOn w:val="Normal"/>
    <w:next w:val="Normal"/>
    <w:qFormat/>
    <w:pPr>
      <w:keepNext w:val="true"/>
      <w:outlineLvl w:val="0"/>
    </w:pPr>
    <w:rPr>
      <w:b/>
      <w:sz w:val="24"/>
    </w:rPr>
  </w:style>
  <w:style w:type="paragraph" w:styleId="Heading2">
    <w:name w:val="Heading 2"/>
    <w:basedOn w:val="Normal"/>
    <w:next w:val="Normal"/>
    <w:qFormat/>
    <w:pPr>
      <w:keepNext w:val="true"/>
      <w:numPr>
        <w:ilvl w:val="1"/>
        <w:numId w:val="1"/>
      </w:numPr>
      <w:outlineLvl w:val="1"/>
    </w:pPr>
    <w:rPr>
      <w:b/>
      <w:sz w:val="24"/>
      <w:lang w:val="en-US"/>
    </w:rPr>
  </w:style>
  <w:style w:type="paragraph" w:styleId="Heading3">
    <w:name w:val="Heading 3"/>
    <w:basedOn w:val="Normal"/>
    <w:next w:val="Normal"/>
    <w:qFormat/>
    <w:pPr>
      <w:keepNext w:val="true"/>
      <w:numPr>
        <w:ilvl w:val="2"/>
        <w:numId w:val="1"/>
      </w:numPr>
      <w:spacing w:lineRule="auto" w:line="276" w:before="200" w:after="0"/>
      <w:ind w:left="737" w:hanging="737"/>
      <w:outlineLvl w:val="2"/>
    </w:pPr>
    <w:rPr>
      <w:b/>
      <w:bCs/>
      <w:sz w:val="24"/>
      <w:lang w:val="en-US"/>
    </w:rPr>
  </w:style>
  <w:style w:type="paragraph" w:styleId="Heading4">
    <w:name w:val="Heading 4"/>
    <w:basedOn w:val="Normal"/>
    <w:next w:val="Normal"/>
    <w:qFormat/>
    <w:pPr>
      <w:keepNext w:val="true"/>
      <w:keepLines/>
      <w:widowControl/>
      <w:numPr>
        <w:ilvl w:val="3"/>
        <w:numId w:val="1"/>
      </w:numPr>
      <w:spacing w:lineRule="auto" w:line="276" w:before="200" w:after="0"/>
      <w:ind w:left="907" w:hanging="907"/>
      <w:outlineLvl w:val="3"/>
    </w:pPr>
    <w:rPr>
      <w:b/>
      <w:i/>
      <w:szCs w:val="22"/>
      <w:lang w:val="en-US"/>
    </w:rPr>
  </w:style>
  <w:style w:type="paragraph" w:styleId="Heading5">
    <w:name w:val="Heading 5"/>
    <w:basedOn w:val="Normal"/>
    <w:next w:val="Normal"/>
    <w:qFormat/>
    <w:pPr>
      <w:keepNext w:val="true"/>
      <w:spacing w:lineRule="auto" w:line="240" w:before="20" w:after="0"/>
      <w:ind w:left="3402" w:hanging="567"/>
      <w:outlineLvl w:val="4"/>
    </w:pPr>
    <w:rPr>
      <w:rFonts w:cs="Arial"/>
      <w:b/>
      <w:bCs/>
      <w:color w:val="000000"/>
      <w:sz w:val="20"/>
      <w:lang w:val="en-US"/>
    </w:rPr>
  </w:style>
  <w:style w:type="paragraph" w:styleId="Heading6">
    <w:name w:val="Heading 6"/>
    <w:basedOn w:val="Normal"/>
    <w:next w:val="Normal"/>
    <w:qFormat/>
    <w:pPr>
      <w:keepNext w:val="true"/>
      <w:spacing w:lineRule="auto" w:line="240" w:before="20" w:after="0"/>
      <w:ind w:left="2835" w:hanging="0"/>
      <w:outlineLvl w:val="5"/>
    </w:pPr>
    <w:rPr>
      <w:rFonts w:cs="Arial"/>
      <w:b/>
      <w:bCs/>
      <w:color w:val="000000"/>
      <w:sz w:val="20"/>
      <w:lang w:val="en-US"/>
    </w:rPr>
  </w:style>
  <w:style w:type="paragraph" w:styleId="Heading7">
    <w:name w:val="Heading 7"/>
    <w:basedOn w:val="H6"/>
    <w:next w:val="Normal"/>
    <w:qFormat/>
    <w:pPr>
      <w:outlineLvl w:val="6"/>
    </w:pPr>
    <w:rPr/>
  </w:style>
  <w:style w:type="paragraph" w:styleId="Heading8">
    <w:name w:val="Heading 8"/>
    <w:basedOn w:val="Heading1"/>
    <w:next w:val="Normal"/>
    <w:qFormat/>
    <w:pPr>
      <w:keepLines/>
      <w:widowControl/>
      <w:pBdr>
        <w:top w:val="single" w:sz="12" w:space="3" w:color="000000"/>
      </w:pBdr>
      <w:spacing w:lineRule="auto" w:line="240" w:before="240" w:after="180"/>
      <w:outlineLvl w:val="7"/>
    </w:pPr>
    <w:rPr>
      <w:b w:val="false"/>
      <w:sz w:val="36"/>
    </w:rPr>
  </w:style>
  <w:style w:type="paragraph" w:styleId="Heading9">
    <w:name w:val="Heading 9"/>
    <w:basedOn w:val="Heading8"/>
    <w:next w:val="Normal"/>
    <w:qFormat/>
    <w:pPr>
      <w:outlineLvl w:val="8"/>
    </w:pPr>
    <w:rPr/>
  </w:style>
  <w:style w:type="character" w:styleId="WW8Num2z0">
    <w:name w:val="WW8Num2z0"/>
    <w:qFormat/>
    <w:rPr/>
  </w:style>
  <w:style w:type="character" w:styleId="WW8Num4z0">
    <w:name w:val="WW8Num4z0"/>
    <w:qFormat/>
    <w:rPr>
      <w:rFonts w:ascii="Times New Roman" w:hAnsi="Times New Roman" w:cs="Times New Roman"/>
      <w:b w:val="false"/>
      <w:bCs w:val="false"/>
      <w:i w:val="false"/>
      <w:iCs w:val="false"/>
      <w:caps w:val="false"/>
      <w:smallCaps w:val="false"/>
      <w:strike w:val="false"/>
      <w:dstrike w:val="false"/>
      <w:outline w:val="false"/>
      <w:shadow w:val="false"/>
      <w:vanish w:val="false"/>
      <w:color w:val="000000"/>
      <w:spacing w:val="0"/>
      <w:w w:val="100"/>
      <w:kern w:val="0"/>
      <w:position w:val="0"/>
      <w:sz w:val="0"/>
      <w:sz w:val="0"/>
      <w:szCs w:val="0"/>
      <w:u w:val="none" w:color="000000"/>
      <w:shd w:fill="000000" w:val="clear"/>
      <w:vertAlign w:val="baseline"/>
      <w:em w:val="none"/>
      <w:lang w:val="en-US" w:bidi="en-US"/>
    </w:rPr>
  </w:style>
  <w:style w:type="character" w:styleId="WW8Num4z1">
    <w:name w:val="WW8Num4z1"/>
    <w:qFormat/>
    <w:rPr/>
  </w:style>
  <w:style w:type="character" w:styleId="WW8Num5z0">
    <w:name w:val="WW8Num5z0"/>
    <w:qFormat/>
    <w:rPr>
      <w:color w:val="000000"/>
    </w:rPr>
  </w:style>
  <w:style w:type="character" w:styleId="WW8Num6z0">
    <w:name w:val="WW8Num6z0"/>
    <w:qFormat/>
    <w:rPr/>
  </w:style>
  <w:style w:type="character" w:styleId="WW8Num7z0">
    <w:name w:val="WW8Num7z0"/>
    <w:qFormat/>
    <w:rPr/>
  </w:style>
  <w:style w:type="character" w:styleId="WW8Num9z0">
    <w:name w:val="WW8Num9z0"/>
    <w:qFormat/>
    <w:rPr>
      <w:b/>
    </w:rPr>
  </w:style>
  <w:style w:type="character" w:styleId="WW8Num10z0">
    <w:name w:val="WW8Num10z0"/>
    <w:qFormat/>
    <w:rPr>
      <w:rFonts w:cs="Century Gothic"/>
      <w:lang w:val="en-US"/>
    </w:rPr>
  </w:style>
  <w:style w:type="character" w:styleId="WW8Num10z1">
    <w:name w:val="WW8Num10z1"/>
    <w:qFormat/>
    <w:rPr>
      <w:rFonts w:cs="Century Gothic"/>
    </w:rPr>
  </w:style>
  <w:style w:type="character" w:styleId="WW8Num12z0">
    <w:name w:val="WW8Num12z0"/>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Arial" w:hAnsi="Arial" w:eastAsia="SimSun;宋体" w:cs="Arial"/>
      <w:color w:val="000000"/>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rFonts w:ascii="ZapfDingbats" w:hAnsi="ZapfDingbats" w:cs="ZapfDingbats"/>
      <w:b/>
      <w:i w:val="false"/>
      <w:color w:val="70CEF5"/>
      <w:sz w:val="20"/>
      <w:szCs w:val="20"/>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AbsatzStandardschriftart">
    <w:name w:val="Absatz-Standardschriftart"/>
    <w:qFormat/>
    <w:rPr>
      <w:rFonts w:ascii="Arial" w:hAnsi="Arial" w:eastAsia="SimSun;宋体" w:cs="Arial"/>
      <w:color w:val="0000FF"/>
      <w:kern w:val="2"/>
      <w:lang w:val="en-US" w:eastAsia="zh-CN" w:bidi="ar-SA"/>
    </w:rPr>
  </w:style>
  <w:style w:type="character" w:styleId="Berschrift1Zchn">
    <w:name w:val="Überschrift 1 Zchn"/>
    <w:qFormat/>
    <w:rPr>
      <w:rFonts w:ascii="Arial" w:hAnsi="Arial" w:cs="Arial"/>
      <w:b/>
      <w:sz w:val="24"/>
      <w:lang w:val="en-GB"/>
    </w:rPr>
  </w:style>
  <w:style w:type="character" w:styleId="Berschrift2Zchn">
    <w:name w:val="Überschrift 2 Zchn"/>
    <w:qFormat/>
    <w:rPr>
      <w:rFonts w:ascii="Arial" w:hAnsi="Arial" w:cs="Arial"/>
      <w:b/>
      <w:sz w:val="24"/>
      <w:lang w:val="en-US"/>
    </w:rPr>
  </w:style>
  <w:style w:type="character" w:styleId="Berschrift4Zchn">
    <w:name w:val="Überschrift 4 Zchn"/>
    <w:qFormat/>
    <w:rPr>
      <w:rFonts w:ascii="Arial" w:hAnsi="Arial" w:cs="Arial"/>
      <w:b/>
      <w:i/>
      <w:sz w:val="22"/>
      <w:szCs w:val="22"/>
      <w:lang w:val="en-US"/>
    </w:rPr>
  </w:style>
  <w:style w:type="character" w:styleId="Berschrift7Zchn">
    <w:name w:val="Überschrift 7 Zchn"/>
    <w:qFormat/>
    <w:rPr>
      <w:rFonts w:ascii="Arial" w:hAnsi="Arial" w:eastAsia="SimSun;宋体" w:cs="Arial"/>
      <w:color w:val="0000FF"/>
      <w:kern w:val="2"/>
      <w:lang w:val="en-GB" w:bidi="ar-SA"/>
    </w:rPr>
  </w:style>
  <w:style w:type="character" w:styleId="Berschrift8Zchn">
    <w:name w:val="Überschrift 8 Zchn"/>
    <w:qFormat/>
    <w:rPr>
      <w:rFonts w:ascii="Arial" w:hAnsi="Arial" w:eastAsia="SimSun;宋体" w:cs="Arial"/>
      <w:color w:val="0000FF"/>
      <w:kern w:val="2"/>
      <w:sz w:val="36"/>
      <w:lang w:val="en-GB" w:bidi="ar-SA"/>
    </w:rPr>
  </w:style>
  <w:style w:type="character" w:styleId="Berschrift9Zchn">
    <w:name w:val="Überschrift 9 Zchn"/>
    <w:qFormat/>
    <w:rPr>
      <w:rFonts w:ascii="Arial" w:hAnsi="Arial" w:eastAsia="SimSun;宋体" w:cs="Arial"/>
      <w:color w:val="0000FF"/>
      <w:kern w:val="2"/>
      <w:sz w:val="36"/>
      <w:lang w:val="en-GB" w:bidi="ar-SA"/>
    </w:rPr>
  </w:style>
  <w:style w:type="character" w:styleId="PageNumber">
    <w:name w:val="Page Number"/>
    <w:basedOn w:val="AbsatzStandardschriftart"/>
    <w:rPr/>
  </w:style>
  <w:style w:type="character" w:styleId="FootnoteCharacters">
    <w:name w:val="Footnote Characters"/>
    <w:qFormat/>
    <w:rPr>
      <w:rFonts w:ascii="Arial" w:hAnsi="Arial" w:eastAsia="SimSun;宋体" w:cs="Arial"/>
      <w:color w:val="0000FF"/>
      <w:kern w:val="2"/>
      <w:vertAlign w:val="superscript"/>
      <w:lang w:val="en-US" w:eastAsia="zh-CN" w:bidi="ar-SA"/>
    </w:rPr>
  </w:style>
  <w:style w:type="character" w:styleId="HeadingCar">
    <w:name w:val="Heading Car"/>
    <w:qFormat/>
    <w:rPr>
      <w:rFonts w:ascii="Arial" w:hAnsi="Arial" w:cs="Arial"/>
      <w:b/>
      <w:sz w:val="22"/>
      <w:lang w:val="en-GB"/>
    </w:rPr>
  </w:style>
  <w:style w:type="character" w:styleId="TextkrperZeileneinzugZchn">
    <w:name w:val="Textkörper-Zeileneinzug Zchn"/>
    <w:qFormat/>
    <w:rPr>
      <w:rFonts w:ascii="Arial" w:hAnsi="Arial" w:cs="Arial"/>
      <w:color w:val="000000"/>
      <w:sz w:val="16"/>
      <w:lang w:val="en-US"/>
    </w:rPr>
  </w:style>
  <w:style w:type="character" w:styleId="EndnotentextZchn">
    <w:name w:val="Endnotentext Zchn"/>
    <w:qFormat/>
    <w:rPr>
      <w:rFonts w:ascii="Arial" w:hAnsi="Arial" w:cs="Arial"/>
      <w:lang w:val="en-GB"/>
    </w:rPr>
  </w:style>
  <w:style w:type="character" w:styleId="EndnoteCharacters">
    <w:name w:val="Endnote Characters"/>
    <w:qFormat/>
    <w:rPr>
      <w:rFonts w:ascii="Arial" w:hAnsi="Arial" w:eastAsia="SimSun;宋体" w:cs="Arial"/>
      <w:color w:val="0000FF"/>
      <w:kern w:val="2"/>
      <w:vertAlign w:val="superscript"/>
      <w:lang w:val="en-US" w:eastAsia="zh-CN" w:bidi="ar-SA"/>
    </w:rPr>
  </w:style>
  <w:style w:type="character" w:styleId="TextkrperEinzug2Zchn">
    <w:name w:val="Textkörper-Einzug 2 Zchn"/>
    <w:qFormat/>
    <w:rPr>
      <w:rFonts w:ascii="Arial" w:hAnsi="Arial" w:cs="Arial"/>
      <w:bCs/>
      <w:color w:val="000000"/>
      <w:sz w:val="18"/>
      <w:lang w:val="en-US"/>
    </w:rPr>
  </w:style>
  <w:style w:type="character" w:styleId="TextkrperEinzug3Zchn">
    <w:name w:val="Textkörper-Einzug 3 Zchn"/>
    <w:qFormat/>
    <w:rPr>
      <w:rFonts w:ascii="Arial" w:hAnsi="Arial" w:cs="Arial"/>
      <w:bCs/>
      <w:color w:val="FF0000"/>
      <w:sz w:val="18"/>
      <w:lang w:val="en-US"/>
    </w:rPr>
  </w:style>
  <w:style w:type="character" w:styleId="TextkrperZchn">
    <w:name w:val="Textkörper Zchn"/>
    <w:qFormat/>
    <w:rPr>
      <w:rFonts w:ascii="Arial" w:hAnsi="Arial" w:cs="Arial"/>
      <w:lang w:val="en-US"/>
    </w:rPr>
  </w:style>
  <w:style w:type="character" w:styleId="StrongEmphasis">
    <w:name w:val="Strong Emphasis"/>
    <w:qFormat/>
    <w:rPr>
      <w:rFonts w:ascii="Arial" w:hAnsi="Arial" w:eastAsia="SimSun;宋体" w:cs="Arial"/>
      <w:b/>
      <w:bCs/>
      <w:color w:val="0000FF"/>
      <w:kern w:val="2"/>
      <w:lang w:val="en-US" w:eastAsia="zh-CN" w:bidi="ar-SA"/>
    </w:rPr>
  </w:style>
  <w:style w:type="character" w:styleId="InternetLink">
    <w:name w:val="Hyperlink"/>
    <w:rPr>
      <w:rFonts w:ascii="Arial" w:hAnsi="Arial" w:eastAsia="SimSun;宋体" w:cs="Arial"/>
      <w:color w:val="0000FF"/>
      <w:kern w:val="2"/>
      <w:u w:val="single"/>
      <w:lang w:val="en-US" w:eastAsia="zh-CN" w:bidi="ar-SA"/>
    </w:rPr>
  </w:style>
  <w:style w:type="character" w:styleId="TitelZchn">
    <w:name w:val="Titel Zchn"/>
    <w:qFormat/>
    <w:rPr>
      <w:rFonts w:ascii="Cambria" w:hAnsi="Cambria" w:eastAsia="SimSun;宋体" w:cs="Arial"/>
      <w:color w:val="17365D"/>
      <w:spacing w:val="5"/>
      <w:kern w:val="2"/>
      <w:sz w:val="52"/>
      <w:szCs w:val="52"/>
      <w:lang w:val="de-DE" w:eastAsia="zh-CN" w:bidi="ar-SA"/>
    </w:rPr>
  </w:style>
  <w:style w:type="character" w:styleId="St">
    <w:name w:val="st"/>
    <w:qFormat/>
    <w:rPr/>
  </w:style>
  <w:style w:type="character" w:styleId="ZGSM">
    <w:name w:val="ZGSM"/>
    <w:qFormat/>
    <w:rPr/>
  </w:style>
  <w:style w:type="character" w:styleId="Kommentarzeichen">
    <w:name w:val="Kommentarzeichen"/>
    <w:qFormat/>
    <w:rPr>
      <w:sz w:val="16"/>
    </w:rPr>
  </w:style>
  <w:style w:type="character" w:styleId="KommentartextZchn">
    <w:name w:val="Kommentartext Zchn"/>
    <w:qFormat/>
    <w:rPr>
      <w:rFonts w:ascii="Arial" w:hAnsi="Arial" w:eastAsia="SimSun;宋体" w:cs="Arial"/>
      <w:color w:val="0000FF"/>
      <w:kern w:val="2"/>
      <w:lang w:val="en-GB" w:bidi="ar-SA"/>
    </w:rPr>
  </w:style>
  <w:style w:type="character" w:styleId="VisitedInternetLink">
    <w:name w:val="FollowedHyperlink"/>
    <w:rPr>
      <w:color w:val="800080"/>
      <w:u w:val="single"/>
    </w:rPr>
  </w:style>
  <w:style w:type="character" w:styleId="KommentarthemaZchn">
    <w:name w:val="Kommentarthema Zchn"/>
    <w:qFormat/>
    <w:rPr>
      <w:rFonts w:ascii="Arial" w:hAnsi="Arial" w:eastAsia="SimSun;宋体" w:cs="Arial"/>
      <w:b/>
      <w:bCs/>
      <w:color w:val="0000FF"/>
      <w:kern w:val="2"/>
      <w:lang w:val="en-GB" w:bidi="ar-SA"/>
    </w:rPr>
  </w:style>
  <w:style w:type="character" w:styleId="DokumentstrukturZchn">
    <w:name w:val="Dokumentstruktur Zchn"/>
    <w:qFormat/>
    <w:rPr>
      <w:rFonts w:ascii="Tahoma" w:hAnsi="Tahoma" w:eastAsia="SimSun;宋体" w:cs="Tahoma"/>
      <w:color w:val="0000FF"/>
      <w:kern w:val="2"/>
      <w:shd w:fill="000080" w:val="clear"/>
      <w:lang w:val="en-GB" w:bidi="ar-SA"/>
    </w:rPr>
  </w:style>
  <w:style w:type="character" w:styleId="CRheaderChar">
    <w:name w:val="CR header Char"/>
    <w:qFormat/>
    <w:rPr>
      <w:rFonts w:eastAsia="Malgun Gothic"/>
      <w:b/>
      <w:sz w:val="24"/>
      <w:szCs w:val="24"/>
      <w:lang w:val="en-GB" w:eastAsia="en-US"/>
    </w:rPr>
  </w:style>
  <w:style w:type="paragraph" w:styleId="Heading">
    <w:name w:val="Heading"/>
    <w:basedOn w:val="Normal"/>
    <w:next w:val="Normal"/>
    <w:qFormat/>
    <w:pPr>
      <w:widowControl/>
      <w:pBdr>
        <w:bottom w:val="single" w:sz="8" w:space="4" w:color="4F81BD"/>
      </w:pBdr>
      <w:spacing w:lineRule="auto" w:line="240" w:before="0" w:after="300"/>
      <w:contextualSpacing/>
    </w:pPr>
    <w:rPr>
      <w:rFonts w:ascii="Cambria" w:hAnsi="Cambria" w:eastAsia="Times New Roman" w:cs="Times New Roman"/>
      <w:color w:val="17365D"/>
      <w:spacing w:val="5"/>
      <w:kern w:val="2"/>
      <w:sz w:val="52"/>
      <w:szCs w:val="52"/>
      <w:lang w:val="de-DE"/>
    </w:rPr>
  </w:style>
  <w:style w:type="paragraph" w:styleId="TextBody">
    <w:name w:val="Body Text"/>
    <w:basedOn w:val="Normal"/>
    <w:pPr>
      <w:jc w:val="both"/>
    </w:pPr>
    <w:rPr>
      <w:sz w:val="20"/>
      <w:lang w:val="en-US"/>
    </w:rPr>
  </w:style>
  <w:style w:type="paragraph" w:styleId="List">
    <w:name w:val="List"/>
    <w:basedOn w:val="Normal"/>
    <w:pPr>
      <w:widowControl/>
      <w:spacing w:lineRule="auto" w:line="240" w:before="0" w:after="180"/>
      <w:ind w:left="568" w:hanging="284"/>
    </w:pPr>
    <w:rPr>
      <w:rFonts w:ascii="Times New Roman" w:hAnsi="Times New Roman" w:cs="Times New Roman"/>
      <w:sz w:val="20"/>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keepLines/>
      <w:widowControl/>
      <w:spacing w:before="120" w:after="180"/>
      <w:ind w:left="1985" w:hanging="1985"/>
      <w:outlineLvl w:val="9"/>
    </w:pPr>
    <w:rPr>
      <w:rFonts w:cs="Times New Roman"/>
      <w:b w:val="false"/>
      <w:bCs w:val="false"/>
      <w:color w:val="000000"/>
      <w:lang w:val="en-GB"/>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widowControl/>
      <w:tabs>
        <w:tab w:val="clear" w:pos="720"/>
        <w:tab w:val="center" w:pos="4819" w:leader="none"/>
        <w:tab w:val="right" w:pos="9071" w:leader="none"/>
      </w:tabs>
      <w:jc w:val="both"/>
    </w:pPr>
    <w:rPr>
      <w:rFonts w:ascii="Arial" w:hAnsi="Arial" w:cs="Arial"/>
    </w:rPr>
  </w:style>
  <w:style w:type="paragraph" w:styleId="Footer">
    <w:name w:val="Footer"/>
    <w:basedOn w:val="Normal"/>
    <w:pPr>
      <w:tabs>
        <w:tab w:val="clear" w:pos="720"/>
        <w:tab w:val="center" w:pos="4320" w:leader="none"/>
        <w:tab w:val="right" w:pos="8640" w:leader="none"/>
      </w:tabs>
    </w:pPr>
    <w:rPr/>
  </w:style>
  <w:style w:type="paragraph" w:styleId="Footnote">
    <w:name w:val="Footnote Text"/>
    <w:basedOn w:val="Normal"/>
    <w:pPr/>
    <w:rPr>
      <w:sz w:val="20"/>
    </w:rPr>
  </w:style>
  <w:style w:type="paragraph" w:styleId="WWHeading">
    <w:name w:val="WW-Heading"/>
    <w:basedOn w:val="Normal"/>
    <w:qFormat/>
    <w:pPr>
      <w:ind w:left="1260" w:hanging="551"/>
    </w:pPr>
    <w:rPr>
      <w:b/>
    </w:rPr>
  </w:style>
  <w:style w:type="paragraph" w:styleId="TextBodyIndent">
    <w:name w:val="Body Text Indent"/>
    <w:basedOn w:val="Normal"/>
    <w:pPr>
      <w:tabs>
        <w:tab w:val="clear" w:pos="720"/>
        <w:tab w:val="left" w:pos="6379" w:leader="none"/>
      </w:tabs>
      <w:spacing w:before="0" w:after="0"/>
      <w:ind w:left="1454" w:hanging="461"/>
    </w:pPr>
    <w:rPr>
      <w:color w:val="000000"/>
      <w:sz w:val="16"/>
      <w:lang w:val="en-US"/>
    </w:rPr>
  </w:style>
  <w:style w:type="paragraph" w:styleId="IndentText">
    <w:name w:val="Indent Text"/>
    <w:basedOn w:val="Normal"/>
    <w:qFormat/>
    <w:pPr>
      <w:widowControl/>
      <w:tabs>
        <w:tab w:val="clear" w:pos="720"/>
        <w:tab w:val="left" w:pos="1620" w:leader="none"/>
        <w:tab w:val="left" w:pos="1980" w:leader="none"/>
      </w:tabs>
      <w:spacing w:lineRule="auto" w:line="240"/>
      <w:ind w:left="720" w:hanging="0"/>
      <w:jc w:val="both"/>
    </w:pPr>
    <w:rPr>
      <w:sz w:val="20"/>
      <w:lang w:val="en-US"/>
    </w:rPr>
  </w:style>
  <w:style w:type="paragraph" w:styleId="Endnote">
    <w:name w:val="Endnote Text"/>
    <w:basedOn w:val="Normal"/>
    <w:pPr/>
    <w:rPr>
      <w:sz w:val="20"/>
    </w:rPr>
  </w:style>
  <w:style w:type="paragraph" w:styleId="TextkrperEinzug2">
    <w:name w:val="Textkörper-Einzug 2"/>
    <w:basedOn w:val="Normal"/>
    <w:qFormat/>
    <w:pPr>
      <w:tabs>
        <w:tab w:val="clear" w:pos="720"/>
        <w:tab w:val="left" w:pos="1560" w:leader="none"/>
        <w:tab w:val="left" w:pos="6379" w:leader="none"/>
      </w:tabs>
      <w:spacing w:before="0" w:after="0"/>
      <w:ind w:left="6379" w:hanging="4820"/>
    </w:pPr>
    <w:rPr>
      <w:bCs/>
      <w:color w:val="000000"/>
      <w:sz w:val="18"/>
      <w:lang w:val="en-US"/>
    </w:rPr>
  </w:style>
  <w:style w:type="paragraph" w:styleId="TextkrperEinzug3">
    <w:name w:val="Textkörper-Einzug 3"/>
    <w:basedOn w:val="Normal"/>
    <w:qFormat/>
    <w:pPr>
      <w:tabs>
        <w:tab w:val="clear" w:pos="720"/>
        <w:tab w:val="left" w:pos="1560" w:leader="none"/>
        <w:tab w:val="left" w:pos="6379" w:leader="none"/>
      </w:tabs>
      <w:spacing w:before="0" w:after="0"/>
      <w:ind w:left="6379" w:hanging="4820"/>
    </w:pPr>
    <w:rPr>
      <w:bCs/>
      <w:color w:val="FF0000"/>
      <w:sz w:val="18"/>
      <w:lang w:val="en-US"/>
    </w:rPr>
  </w:style>
  <w:style w:type="paragraph" w:styleId="PL">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US" w:eastAsia="en-US" w:bidi="ar-SA"/>
    </w:rPr>
  </w:style>
  <w:style w:type="paragraph" w:styleId="HE">
    <w:name w:val="HE"/>
    <w:basedOn w:val="Normal"/>
    <w:qFormat/>
    <w:pPr>
      <w:widowControl/>
      <w:spacing w:lineRule="auto" w:line="240" w:before="0" w:after="0"/>
    </w:pPr>
    <w:rPr>
      <w:b/>
      <w:sz w:val="20"/>
    </w:rPr>
  </w:style>
  <w:style w:type="paragraph" w:styleId="TAH">
    <w:name w:val="TAH"/>
    <w:basedOn w:val="Normal"/>
    <w:qFormat/>
    <w:pPr>
      <w:keepNext w:val="true"/>
      <w:keepLines/>
      <w:widowControl/>
      <w:spacing w:lineRule="auto" w:line="240" w:before="0" w:after="0"/>
      <w:jc w:val="center"/>
    </w:pPr>
    <w:rPr>
      <w:b/>
      <w:sz w:val="18"/>
    </w:rPr>
  </w:style>
  <w:style w:type="paragraph" w:styleId="NormalIndent">
    <w:name w:val="NormalIndent"/>
    <w:basedOn w:val="Normal"/>
    <w:qFormat/>
    <w:pPr>
      <w:widowControl/>
      <w:ind w:left="720" w:hanging="0"/>
    </w:pPr>
    <w:rPr>
      <w:sz w:val="20"/>
      <w:lang w:val="it-IT"/>
    </w:rPr>
  </w:style>
  <w:style w:type="paragraph" w:styleId="Sprechblasentext">
    <w:name w:val="Sprechblasentext"/>
    <w:basedOn w:val="Normal"/>
    <w:qFormat/>
    <w:pPr/>
    <w:rPr>
      <w:rFonts w:ascii="Tahoma" w:hAnsi="Tahoma" w:cs="Tahoma"/>
      <w:sz w:val="16"/>
      <w:szCs w:val="16"/>
    </w:rPr>
  </w:style>
  <w:style w:type="paragraph" w:styleId="References">
    <w:name w:val="References"/>
    <w:basedOn w:val="Normal"/>
    <w:qFormat/>
    <w:pPr>
      <w:numPr>
        <w:ilvl w:val="0"/>
        <w:numId w:val="3"/>
      </w:numPr>
      <w:tabs>
        <w:tab w:val="clear" w:pos="720"/>
        <w:tab w:val="left" w:pos="567" w:leader="none"/>
        <w:tab w:val="left" w:pos="2835" w:leader="none"/>
        <w:tab w:val="left" w:pos="4253" w:leader="none"/>
        <w:tab w:val="left" w:pos="5670" w:leader="none"/>
        <w:tab w:val="left" w:pos="7088" w:leader="none"/>
        <w:tab w:val="left" w:pos="8505" w:leader="none"/>
      </w:tabs>
      <w:overflowPunct w:val="false"/>
      <w:autoSpaceDE w:val="false"/>
      <w:spacing w:lineRule="auto" w:line="240" w:before="60" w:after="60"/>
      <w:ind w:left="567" w:hanging="567"/>
      <w:textAlignment w:val="baseline"/>
    </w:pPr>
    <w:rPr>
      <w:rFonts w:ascii="Times New Roman" w:hAnsi="Times New Roman" w:cs="Times New Roman"/>
      <w:sz w:val="20"/>
      <w:lang w:eastAsia="zh-CN"/>
    </w:rPr>
  </w:style>
  <w:style w:type="paragraph" w:styleId="ZchnZchn">
    <w:name w:val=" Zchn Zchn"/>
    <w:qFormat/>
    <w:pPr>
      <w:keepNext w:val="true"/>
      <w:widowControl/>
      <w:numPr>
        <w:ilvl w:val="0"/>
        <w:numId w:val="2"/>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Bullet">
    <w:name w:val="Bullet"/>
    <w:basedOn w:val="Normal"/>
    <w:qFormat/>
    <w:pPr>
      <w:numPr>
        <w:ilvl w:val="0"/>
        <w:numId w:val="6"/>
      </w:numPr>
      <w:tabs>
        <w:tab w:val="clear" w:pos="720"/>
        <w:tab w:val="left" w:pos="357" w:leader="none"/>
        <w:tab w:val="left" w:pos="1418" w:leader="none"/>
        <w:tab w:val="left" w:pos="2835" w:leader="none"/>
        <w:tab w:val="left" w:pos="4253" w:leader="none"/>
        <w:tab w:val="left" w:pos="5670" w:leader="none"/>
        <w:tab w:val="left" w:pos="7088" w:leader="none"/>
        <w:tab w:val="left" w:pos="8505" w:leader="none"/>
      </w:tabs>
      <w:overflowPunct w:val="false"/>
      <w:autoSpaceDE w:val="false"/>
      <w:spacing w:lineRule="auto" w:line="240" w:before="60" w:after="60"/>
      <w:ind w:left="357" w:hanging="357"/>
      <w:contextualSpacing/>
      <w:textAlignment w:val="baseline"/>
    </w:pPr>
    <w:rPr>
      <w:rFonts w:ascii="Times New Roman" w:hAnsi="Times New Roman" w:cs="Times New Roman"/>
      <w:sz w:val="20"/>
      <w:lang w:eastAsia="zh-CN"/>
    </w:rPr>
  </w:style>
  <w:style w:type="paragraph" w:styleId="CarCar">
    <w:name w:val=" Car Car"/>
    <w:qFormat/>
    <w:pPr>
      <w:keepNext w:val="true"/>
      <w:widowControl/>
      <w:tabs>
        <w:tab w:val="clear" w:pos="720"/>
        <w:tab w:val="left" w:pos="360" w:leader="none"/>
      </w:tabs>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Normal1">
    <w:name w:val="Normal_"/>
    <w:basedOn w:val="Normal"/>
    <w:qFormat/>
    <w:pPr>
      <w:widowControl/>
      <w:spacing w:lineRule="exact" w:line="240" w:before="0" w:after="160"/>
    </w:pPr>
    <w:rPr>
      <w:rFonts w:eastAsia="SimSun;宋体" w:cs="Arial"/>
      <w:color w:val="0000FF"/>
      <w:kern w:val="2"/>
      <w:sz w:val="20"/>
      <w:lang w:val="en-US" w:eastAsia="zh-CN"/>
    </w:rPr>
  </w:style>
  <w:style w:type="paragraph" w:styleId="AP">
    <w:name w:val="AP"/>
    <w:basedOn w:val="Normal"/>
    <w:qFormat/>
    <w:pPr>
      <w:widowControl/>
      <w:tabs>
        <w:tab w:val="clear" w:pos="720"/>
        <w:tab w:val="right" w:pos="9639" w:leader="none"/>
      </w:tabs>
      <w:spacing w:lineRule="auto" w:line="240"/>
      <w:ind w:left="2127" w:hanging="2127"/>
    </w:pPr>
    <w:rPr>
      <w:rFonts w:eastAsia="MS Mincho;ＭＳ 明朝"/>
      <w:b/>
      <w:color w:val="FF0000"/>
      <w:sz w:val="20"/>
    </w:rPr>
  </w:style>
  <w:style w:type="paragraph" w:styleId="Listenabsatz">
    <w:name w:val="Listenabsatz"/>
    <w:basedOn w:val="Normal"/>
    <w:qFormat/>
    <w:pPr>
      <w:widowControl/>
      <w:spacing w:lineRule="auto" w:line="276" w:before="0" w:after="200"/>
      <w:ind w:left="720" w:hanging="0"/>
      <w:contextualSpacing/>
    </w:pPr>
    <w:rPr>
      <w:rFonts w:ascii="Calibri" w:hAnsi="Calibri" w:eastAsia="Calibri" w:cs="Times New Roman"/>
      <w:szCs w:val="22"/>
      <w:lang w:val="de-DE"/>
    </w:rPr>
  </w:style>
  <w:style w:type="paragraph" w:styleId="Contents1">
    <w:name w:val="TOC 1"/>
    <w:pPr>
      <w:keepNext w:val="true"/>
      <w:keepLines/>
      <w:widowControl w:val="false"/>
      <w:tabs>
        <w:tab w:val="clear" w:pos="720"/>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widowControl/>
      <w:spacing w:lineRule="auto" w:line="240" w:before="0" w:after="0"/>
    </w:pPr>
    <w:rPr>
      <w:rFonts w:ascii="Times New Roman" w:hAnsi="Times New Roman" w:cs="Times New Roman"/>
      <w:sz w:val="20"/>
    </w:rPr>
  </w:style>
  <w:style w:type="paragraph" w:styleId="Index2">
    <w:name w:val="Index 2"/>
    <w:basedOn w:val="Index1"/>
    <w:pPr>
      <w:ind w:left="284" w:hanging="0"/>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T">
    <w:name w:val="TT"/>
    <w:basedOn w:val="Heading1"/>
    <w:next w:val="Normal"/>
    <w:qFormat/>
    <w:pPr>
      <w:keepLines/>
      <w:widowControl/>
      <w:pBdr>
        <w:top w:val="single" w:sz="12" w:space="3" w:color="000000"/>
      </w:pBdr>
      <w:spacing w:lineRule="auto" w:line="240" w:before="240" w:after="180"/>
      <w:ind w:left="1134" w:hanging="1134"/>
      <w:outlineLvl w:val="9"/>
    </w:pPr>
    <w:rPr>
      <w:b w:val="false"/>
      <w:sz w:val="36"/>
    </w:rPr>
  </w:style>
  <w:style w:type="paragraph" w:styleId="Listennummer">
    <w:name w:val="Listennummer"/>
    <w:basedOn w:val="List"/>
    <w:qFormat/>
    <w:pPr/>
    <w:rPr/>
  </w:style>
  <w:style w:type="paragraph" w:styleId="Listennummer2">
    <w:name w:val="Listennummer 2"/>
    <w:basedOn w:val="Listennummer"/>
    <w:qFormat/>
    <w:pPr>
      <w:ind w:left="851" w:hanging="284"/>
    </w:pPr>
    <w:rPr/>
  </w:style>
  <w:style w:type="paragraph" w:styleId="TAL">
    <w:name w:val="TAL"/>
    <w:basedOn w:val="Normal"/>
    <w:qFormat/>
    <w:pPr>
      <w:keepNext w:val="true"/>
      <w:keepLines/>
      <w:widowControl/>
      <w:spacing w:lineRule="auto" w:line="240" w:before="0" w:after="0"/>
    </w:pPr>
    <w:rPr>
      <w:sz w:val="18"/>
    </w:rPr>
  </w:style>
  <w:style w:type="paragraph" w:styleId="TAC">
    <w:name w:val="TAC"/>
    <w:basedOn w:val="TAL"/>
    <w:qFormat/>
    <w:pPr>
      <w:jc w:val="center"/>
    </w:pPr>
    <w:rPr/>
  </w:style>
  <w:style w:type="paragraph" w:styleId="TH">
    <w:name w:val="TH"/>
    <w:basedOn w:val="Normal"/>
    <w:qFormat/>
    <w:pPr>
      <w:keepNext w:val="true"/>
      <w:keepLines/>
      <w:widowControl/>
      <w:spacing w:lineRule="auto" w:line="240" w:before="60" w:after="180"/>
      <w:jc w:val="center"/>
    </w:pPr>
    <w:rPr>
      <w:b/>
      <w:sz w:val="20"/>
    </w:rPr>
  </w:style>
  <w:style w:type="paragraph" w:styleId="TF">
    <w:name w:val="TF"/>
    <w:basedOn w:val="TH"/>
    <w:qFormat/>
    <w:pPr>
      <w:keepNext w:val="false"/>
      <w:spacing w:before="0" w:after="240"/>
    </w:pPr>
    <w:rPr/>
  </w:style>
  <w:style w:type="paragraph" w:styleId="NO">
    <w:name w:val="NO"/>
    <w:basedOn w:val="Normal"/>
    <w:qFormat/>
    <w:pPr>
      <w:keepLines/>
      <w:widowControl/>
      <w:spacing w:lineRule="auto" w:line="240" w:before="0" w:after="180"/>
      <w:ind w:left="1135" w:hanging="851"/>
    </w:pPr>
    <w:rPr>
      <w:rFonts w:ascii="Times New Roman" w:hAnsi="Times New Roman" w:cs="Times New Roman"/>
      <w:sz w:val="20"/>
    </w:rPr>
  </w:style>
  <w:style w:type="paragraph" w:styleId="Contents9">
    <w:name w:val="TOC 9"/>
    <w:basedOn w:val="Contents8"/>
    <w:pPr>
      <w:ind w:left="1418" w:right="425" w:hanging="1418"/>
    </w:pPr>
    <w:rPr/>
  </w:style>
  <w:style w:type="paragraph" w:styleId="EX">
    <w:name w:val="EX"/>
    <w:basedOn w:val="Normal"/>
    <w:qFormat/>
    <w:pPr>
      <w:keepLines/>
      <w:widowControl/>
      <w:spacing w:lineRule="auto" w:line="240" w:before="0" w:after="180"/>
      <w:ind w:left="1702" w:hanging="1418"/>
    </w:pPr>
    <w:rPr>
      <w:rFonts w:ascii="Times New Roman" w:hAnsi="Times New Roman" w:cs="Times New Roman"/>
      <w:sz w:val="20"/>
    </w:rPr>
  </w:style>
  <w:style w:type="paragraph" w:styleId="FP">
    <w:name w:val="FP"/>
    <w:basedOn w:val="Normal"/>
    <w:qFormat/>
    <w:pPr>
      <w:widowControl/>
      <w:spacing w:lineRule="auto" w:line="240" w:before="0" w:after="0"/>
    </w:pPr>
    <w:rPr>
      <w:rFonts w:ascii="Times New Roman" w:hAnsi="Times New Roman" w:cs="Times New Roman"/>
      <w:sz w:val="20"/>
    </w:rPr>
  </w:style>
  <w:style w:type="paragraph" w:styleId="LD">
    <w:name w:val="LD"/>
    <w:qFormat/>
    <w:pPr>
      <w:keepNext w:val="true"/>
      <w:keepLines/>
      <w:widowControl/>
      <w:bidi w:val="0"/>
      <w:spacing w:lineRule="exact" w:line="180"/>
    </w:pPr>
    <w:rPr>
      <w:rFonts w:ascii="MS LineDraw;Courier New" w:hAnsi="MS LineDraw;Courier New" w:eastAsia="Times New Roman" w:cs="MS LineDraw;Courier New"/>
      <w:color w:val="auto"/>
      <w:sz w:val="20"/>
      <w:szCs w:val="20"/>
      <w:lang w:val="en-GB" w:eastAsia="en-US" w:bidi="ar-SA"/>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Aufzhlungszeichen">
    <w:name w:val="Aufzählungszeichen"/>
    <w:basedOn w:val="List"/>
    <w:qFormat/>
    <w:pPr/>
    <w:rPr/>
  </w:style>
  <w:style w:type="paragraph" w:styleId="Aufzhlungszeichen2">
    <w:name w:val="Aufzählungszeichen 2"/>
    <w:basedOn w:val="Aufzhlungszeichen"/>
    <w:qFormat/>
    <w:pPr>
      <w:ind w:left="851" w:hanging="284"/>
    </w:pPr>
    <w:rPr/>
  </w:style>
  <w:style w:type="paragraph" w:styleId="Aufzhlungszeichen3">
    <w:name w:val="Aufzählungszeichen 3"/>
    <w:basedOn w:val="Aufzhlungszeichen2"/>
    <w:qFormat/>
    <w:pPr>
      <w:ind w:left="1135" w:hanging="284"/>
    </w:pPr>
    <w:rPr/>
  </w:style>
  <w:style w:type="paragraph" w:styleId="EQ">
    <w:name w:val="EQ"/>
    <w:basedOn w:val="Normal"/>
    <w:next w:val="Normal"/>
    <w:qFormat/>
    <w:pPr>
      <w:keepLines/>
      <w:widowControl/>
      <w:tabs>
        <w:tab w:val="clear" w:pos="720"/>
        <w:tab w:val="center" w:pos="4536" w:leader="none"/>
        <w:tab w:val="right" w:pos="9072" w:leader="none"/>
      </w:tabs>
      <w:spacing w:lineRule="auto" w:line="240" w:before="0" w:after="180"/>
    </w:pPr>
    <w:rPr>
      <w:rFonts w:ascii="Times New Roman" w:hAnsi="Times New Roman" w:cs="Times New Roman"/>
      <w:sz w:val="20"/>
      <w:lang w:val="en-US" w:eastAsia="en-US"/>
    </w:rPr>
  </w:style>
  <w:style w:type="paragraph" w:styleId="NF">
    <w:name w:val="NF"/>
    <w:basedOn w:val="NO"/>
    <w:qFormat/>
    <w:pPr>
      <w:keepNext w:val="true"/>
      <w:spacing w:before="0" w:after="0"/>
    </w:pPr>
    <w:rPr>
      <w:rFonts w:ascii="Arial" w:hAnsi="Arial" w:cs="Arial"/>
      <w:sz w:val="18"/>
    </w:rPr>
  </w:style>
  <w:style w:type="paragraph" w:styleId="TAR">
    <w:name w:val="TAR"/>
    <w:basedOn w:val="TAL"/>
    <w:qFormat/>
    <w:pPr>
      <w:jc w:val="right"/>
    </w:pPr>
    <w:rPr/>
  </w:style>
  <w:style w:type="paragraph" w:styleId="TAN">
    <w:name w:val="TAN"/>
    <w:basedOn w:val="TAL"/>
    <w:qFormat/>
    <w:pPr>
      <w:ind w:left="851" w:hanging="851"/>
    </w:pPr>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ZV">
    <w:name w:val="ZV"/>
    <w:basedOn w:val="ZU"/>
    <w:qFormat/>
    <w:pPr/>
    <w:rPr/>
  </w:style>
  <w:style w:type="paragraph" w:styleId="Liste2">
    <w:name w:val="Liste 2"/>
    <w:basedOn w:val="List"/>
    <w:qFormat/>
    <w:pPr>
      <w:ind w:left="851" w:hanging="284"/>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e3">
    <w:name w:val="Liste 3"/>
    <w:basedOn w:val="Liste2"/>
    <w:qFormat/>
    <w:pPr>
      <w:ind w:left="1135" w:hanging="284"/>
    </w:pPr>
    <w:rPr/>
  </w:style>
  <w:style w:type="paragraph" w:styleId="Liste4">
    <w:name w:val="Liste 4"/>
    <w:basedOn w:val="Liste3"/>
    <w:qFormat/>
    <w:pPr>
      <w:ind w:left="1418" w:hanging="284"/>
    </w:pPr>
    <w:rPr/>
  </w:style>
  <w:style w:type="paragraph" w:styleId="Liste5">
    <w:name w:val="Liste 5"/>
    <w:basedOn w:val="Liste4"/>
    <w:qFormat/>
    <w:pPr>
      <w:ind w:left="1702" w:hanging="284"/>
    </w:pPr>
    <w:rPr/>
  </w:style>
  <w:style w:type="paragraph" w:styleId="EditorsNote">
    <w:name w:val="Editor's Note"/>
    <w:basedOn w:val="NO"/>
    <w:qFormat/>
    <w:pPr/>
    <w:rPr>
      <w:color w:val="FF0000"/>
    </w:rPr>
  </w:style>
  <w:style w:type="paragraph" w:styleId="Aufzhlungszeichen4">
    <w:name w:val="Aufzählungszeichen 4"/>
    <w:basedOn w:val="Aufzhlungszeichen3"/>
    <w:qFormat/>
    <w:pPr>
      <w:ind w:left="1418" w:hanging="284"/>
    </w:pPr>
    <w:rPr/>
  </w:style>
  <w:style w:type="paragraph" w:styleId="Aufzhlungszeichen5">
    <w:name w:val="Aufzählungszeichen 5"/>
    <w:basedOn w:val="Aufzhlungszeichen4"/>
    <w:qFormat/>
    <w:pPr>
      <w:ind w:left="1702" w:hanging="284"/>
    </w:pPr>
    <w:rPr/>
  </w:style>
  <w:style w:type="paragraph" w:styleId="B1">
    <w:name w:val="B1"/>
    <w:basedOn w:val="List"/>
    <w:qFormat/>
    <w:pPr/>
    <w:rPr/>
  </w:style>
  <w:style w:type="paragraph" w:styleId="B2">
    <w:name w:val="B2"/>
    <w:basedOn w:val="Liste2"/>
    <w:qFormat/>
    <w:pPr/>
    <w:rPr/>
  </w:style>
  <w:style w:type="paragraph" w:styleId="B3">
    <w:name w:val="B3"/>
    <w:basedOn w:val="Liste3"/>
    <w:qFormat/>
    <w:pPr/>
    <w:rPr/>
  </w:style>
  <w:style w:type="paragraph" w:styleId="B4">
    <w:name w:val="B4"/>
    <w:basedOn w:val="Liste4"/>
    <w:qFormat/>
    <w:pPr/>
    <w:rPr/>
  </w:style>
  <w:style w:type="paragraph" w:styleId="B5">
    <w:name w:val="B5"/>
    <w:basedOn w:val="Liste5"/>
    <w:qFormat/>
    <w:pPr/>
    <w:rPr/>
  </w:style>
  <w:style w:type="paragraph" w:styleId="ZTD">
    <w:name w:val="ZTD"/>
    <w:basedOn w:val="ZB"/>
    <w:qFormat/>
    <w:pPr/>
    <w:rPr>
      <w:i w:val="false"/>
      <w:sz w:val="40"/>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Kommentartext">
    <w:name w:val="Kommentartext"/>
    <w:basedOn w:val="Normal"/>
    <w:qFormat/>
    <w:pPr>
      <w:widowControl/>
      <w:spacing w:lineRule="auto" w:line="240" w:before="0" w:after="180"/>
    </w:pPr>
    <w:rPr>
      <w:rFonts w:ascii="Times New Roman" w:hAnsi="Times New Roman" w:cs="Times New Roman"/>
      <w:sz w:val="20"/>
    </w:rPr>
  </w:style>
  <w:style w:type="paragraph" w:styleId="Kommentarthema">
    <w:name w:val="Kommentarthema"/>
    <w:basedOn w:val="Kommentartext"/>
    <w:next w:val="Kommentartext"/>
    <w:qFormat/>
    <w:pPr/>
    <w:rPr>
      <w:b/>
      <w:bCs/>
    </w:rPr>
  </w:style>
  <w:style w:type="paragraph" w:styleId="Dokumentstruktur">
    <w:name w:val="Dokumentstruktur"/>
    <w:basedOn w:val="Normal"/>
    <w:qFormat/>
    <w:pPr>
      <w:widowControl/>
      <w:shd w:fill="000080" w:val="clear"/>
      <w:spacing w:lineRule="auto" w:line="240" w:before="0" w:after="180"/>
    </w:pPr>
    <w:rPr>
      <w:rFonts w:ascii="Tahoma" w:hAnsi="Tahoma" w:cs="Tahoma"/>
      <w:sz w:val="20"/>
    </w:rPr>
  </w:style>
  <w:style w:type="paragraph" w:styleId="CRheader">
    <w:name w:val="CR header"/>
    <w:basedOn w:val="Normal"/>
    <w:qFormat/>
    <w:pPr>
      <w:widowControl/>
      <w:numPr>
        <w:ilvl w:val="0"/>
        <w:numId w:val="4"/>
      </w:numPr>
      <w:pBdr>
        <w:top w:val="single" w:sz="4" w:space="1" w:color="000000"/>
        <w:left w:val="single" w:sz="4" w:space="4" w:color="000000"/>
        <w:bottom w:val="single" w:sz="4" w:space="1" w:color="000000"/>
        <w:right w:val="single" w:sz="4" w:space="4" w:color="000000"/>
      </w:pBdr>
      <w:spacing w:lineRule="auto" w:line="240" w:before="0" w:after="180"/>
      <w:jc w:val="center"/>
    </w:pPr>
    <w:rPr>
      <w:rFonts w:ascii="Times New Roman" w:hAnsi="Times New Roman" w:eastAsia="Malgun Gothic" w:cs="Times New Roman"/>
      <w:b/>
      <w:sz w:val="24"/>
      <w:szCs w:val="24"/>
      <w:lang w:val="en-US" w:eastAsia="en-US"/>
    </w:rPr>
  </w:style>
  <w:style w:type="paragraph" w:styleId="ZchnZchn1">
    <w:name w:val="Zchn Zchn"/>
    <w:qFormat/>
    <w:pPr>
      <w:keepNext w:val="true"/>
      <w:widowControl/>
      <w:tabs>
        <w:tab w:val="clear" w:pos="720"/>
        <w:tab w:val="left" w:pos="0" w:leader="none"/>
      </w:tabs>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wmf"/><Relationship Id="rId22" Type="http://schemas.openxmlformats.org/officeDocument/2006/relationships/image" Target="media/image21.wmf"/><Relationship Id="rId23" Type="http://schemas.openxmlformats.org/officeDocument/2006/relationships/image" Target="media/image22.wmf"/><Relationship Id="rId24" Type="http://schemas.openxmlformats.org/officeDocument/2006/relationships/image" Target="media/image23.wmf"/><Relationship Id="rId25" Type="http://schemas.openxmlformats.org/officeDocument/2006/relationships/image" Target="media/image24.wmf"/><Relationship Id="rId26" Type="http://schemas.openxmlformats.org/officeDocument/2006/relationships/image" Target="media/image25.wmf"/><Relationship Id="rId27" Type="http://schemas.openxmlformats.org/officeDocument/2006/relationships/image" Target="media/image26.wmf"/><Relationship Id="rId28" Type="http://schemas.openxmlformats.org/officeDocument/2006/relationships/image" Target="media/image27.wmf"/><Relationship Id="rId29" Type="http://schemas.openxmlformats.org/officeDocument/2006/relationships/image" Target="media/image28.wmf"/><Relationship Id="rId30" Type="http://schemas.openxmlformats.org/officeDocument/2006/relationships/image" Target="media/image29.wmf"/><Relationship Id="rId31" Type="http://schemas.openxmlformats.org/officeDocument/2006/relationships/image" Target="media/image30.wmf"/><Relationship Id="rId32" Type="http://schemas.openxmlformats.org/officeDocument/2006/relationships/image" Target="media/image31.wmf"/><Relationship Id="rId33" Type="http://schemas.openxmlformats.org/officeDocument/2006/relationships/image" Target="media/image32.wmf"/><Relationship Id="rId34" Type="http://schemas.openxmlformats.org/officeDocument/2006/relationships/image" Target="media/image33.wmf"/><Relationship Id="rId35" Type="http://schemas.openxmlformats.org/officeDocument/2006/relationships/image" Target="media/image34.wmf"/><Relationship Id="rId36" Type="http://schemas.openxmlformats.org/officeDocument/2006/relationships/image" Target="media/image35.wmf"/><Relationship Id="rId37" Type="http://schemas.openxmlformats.org/officeDocument/2006/relationships/image" Target="media/image36.wmf"/><Relationship Id="rId38" Type="http://schemas.openxmlformats.org/officeDocument/2006/relationships/image" Target="media/image37.wmf"/><Relationship Id="rId39" Type="http://schemas.openxmlformats.org/officeDocument/2006/relationships/image" Target="media/image38.wmf"/><Relationship Id="rId40" Type="http://schemas.openxmlformats.org/officeDocument/2006/relationships/image" Target="media/image39.wmf"/><Relationship Id="rId41" Type="http://schemas.openxmlformats.org/officeDocument/2006/relationships/image" Target="media/image40.wmf"/><Relationship Id="rId42" Type="http://schemas.openxmlformats.org/officeDocument/2006/relationships/image" Target="media/image41.wmf"/><Relationship Id="rId43" Type="http://schemas.openxmlformats.org/officeDocument/2006/relationships/image" Target="media/image42.wmf"/><Relationship Id="rId44" Type="http://schemas.openxmlformats.org/officeDocument/2006/relationships/image" Target="media/image43.wmf"/><Relationship Id="rId45" Type="http://schemas.openxmlformats.org/officeDocument/2006/relationships/image" Target="media/image44.wmf"/><Relationship Id="rId46" Type="http://schemas.openxmlformats.org/officeDocument/2006/relationships/image" Target="media/image45.wmf"/><Relationship Id="rId47" Type="http://schemas.openxmlformats.org/officeDocument/2006/relationships/image" Target="media/image46.wmf"/><Relationship Id="rId48" Type="http://schemas.openxmlformats.org/officeDocument/2006/relationships/image" Target="media/image47.wmf"/><Relationship Id="rId49" Type="http://schemas.openxmlformats.org/officeDocument/2006/relationships/image" Target="media/image48.wmf"/><Relationship Id="rId50" Type="http://schemas.openxmlformats.org/officeDocument/2006/relationships/image" Target="media/image49.wmf"/><Relationship Id="rId51" Type="http://schemas.openxmlformats.org/officeDocument/2006/relationships/image" Target="media/image50.wmf"/><Relationship Id="rId52" Type="http://schemas.openxmlformats.org/officeDocument/2006/relationships/image" Target="media/image51.wmf"/><Relationship Id="rId53" Type="http://schemas.openxmlformats.org/officeDocument/2006/relationships/image" Target="media/image52.wmf"/><Relationship Id="rId54" Type="http://schemas.openxmlformats.org/officeDocument/2006/relationships/image" Target="media/image53.wmf"/><Relationship Id="rId55" Type="http://schemas.openxmlformats.org/officeDocument/2006/relationships/image" Target="media/image54.wmf"/><Relationship Id="rId56" Type="http://schemas.openxmlformats.org/officeDocument/2006/relationships/image" Target="media/image55.wmf"/><Relationship Id="rId57" Type="http://schemas.openxmlformats.org/officeDocument/2006/relationships/image" Target="media/image56.wmf"/><Relationship Id="rId58" Type="http://schemas.openxmlformats.org/officeDocument/2006/relationships/image" Target="media/image57.wmf"/><Relationship Id="rId59" Type="http://schemas.openxmlformats.org/officeDocument/2006/relationships/image" Target="media/image58.wmf"/><Relationship Id="rId60" Type="http://schemas.openxmlformats.org/officeDocument/2006/relationships/image" Target="media/image59.wmf"/><Relationship Id="rId61" Type="http://schemas.openxmlformats.org/officeDocument/2006/relationships/image" Target="media/image60.wmf"/><Relationship Id="rId62" Type="http://schemas.openxmlformats.org/officeDocument/2006/relationships/image" Target="media/image61.wmf"/><Relationship Id="rId63" Type="http://schemas.openxmlformats.org/officeDocument/2006/relationships/image" Target="media/image62.wmf"/><Relationship Id="rId64" Type="http://schemas.openxmlformats.org/officeDocument/2006/relationships/image" Target="media/image63.wmf"/><Relationship Id="rId65" Type="http://schemas.openxmlformats.org/officeDocument/2006/relationships/image" Target="media/image64.wmf"/><Relationship Id="rId66" Type="http://schemas.openxmlformats.org/officeDocument/2006/relationships/image" Target="media/image65.wmf"/><Relationship Id="rId67" Type="http://schemas.openxmlformats.org/officeDocument/2006/relationships/image" Target="media/image66.wmf"/><Relationship Id="rId68" Type="http://schemas.openxmlformats.org/officeDocument/2006/relationships/image" Target="media/image67.wmf"/><Relationship Id="rId69" Type="http://schemas.openxmlformats.org/officeDocument/2006/relationships/image" Target="media/image68.wmf"/><Relationship Id="rId70" Type="http://schemas.openxmlformats.org/officeDocument/2006/relationships/image" Target="media/image69.wmf"/><Relationship Id="rId71" Type="http://schemas.openxmlformats.org/officeDocument/2006/relationships/image" Target="media/image70.wmf"/><Relationship Id="rId72" Type="http://schemas.openxmlformats.org/officeDocument/2006/relationships/image" Target="media/image71.wmf"/><Relationship Id="rId73" Type="http://schemas.openxmlformats.org/officeDocument/2006/relationships/image" Target="media/image72.wmf"/><Relationship Id="rId74" Type="http://schemas.openxmlformats.org/officeDocument/2006/relationships/image" Target="media/image73.wmf"/><Relationship Id="rId75" Type="http://schemas.openxmlformats.org/officeDocument/2006/relationships/image" Target="media/image74.wmf"/><Relationship Id="rId76" Type="http://schemas.openxmlformats.org/officeDocument/2006/relationships/image" Target="media/image75.wmf"/><Relationship Id="rId77" Type="http://schemas.openxmlformats.org/officeDocument/2006/relationships/image" Target="media/image76.wmf"/><Relationship Id="rId78" Type="http://schemas.openxmlformats.org/officeDocument/2006/relationships/image" Target="media/image77.wmf"/><Relationship Id="rId79" Type="http://schemas.openxmlformats.org/officeDocument/2006/relationships/image" Target="media/image78.wmf"/><Relationship Id="rId80" Type="http://schemas.openxmlformats.org/officeDocument/2006/relationships/image" Target="media/image79.wmf"/><Relationship Id="rId81" Type="http://schemas.openxmlformats.org/officeDocument/2006/relationships/image" Target="media/image80.wmf"/><Relationship Id="rId82" Type="http://schemas.openxmlformats.org/officeDocument/2006/relationships/image" Target="media/image81.wmf"/><Relationship Id="rId83" Type="http://schemas.openxmlformats.org/officeDocument/2006/relationships/image" Target="media/image82.wmf"/><Relationship Id="rId84" Type="http://schemas.openxmlformats.org/officeDocument/2006/relationships/image" Target="media/image83.wmf"/><Relationship Id="rId85" Type="http://schemas.openxmlformats.org/officeDocument/2006/relationships/image" Target="media/image84.wmf"/><Relationship Id="rId86" Type="http://schemas.openxmlformats.org/officeDocument/2006/relationships/image" Target="media/image85.wmf"/><Relationship Id="rId87" Type="http://schemas.openxmlformats.org/officeDocument/2006/relationships/image" Target="media/image86.wmf"/><Relationship Id="rId88" Type="http://schemas.openxmlformats.org/officeDocument/2006/relationships/image" Target="media/image87.wmf"/><Relationship Id="rId89" Type="http://schemas.openxmlformats.org/officeDocument/2006/relationships/image" Target="media/image88.wmf"/><Relationship Id="rId90" Type="http://schemas.openxmlformats.org/officeDocument/2006/relationships/image" Target="media/image89.wmf"/><Relationship Id="rId91" Type="http://schemas.openxmlformats.org/officeDocument/2006/relationships/image" Target="media/image90.wmf"/><Relationship Id="rId92" Type="http://schemas.openxmlformats.org/officeDocument/2006/relationships/image" Target="media/image91.wmf"/><Relationship Id="rId93" Type="http://schemas.openxmlformats.org/officeDocument/2006/relationships/image" Target="media/image92.wmf"/><Relationship Id="rId94" Type="http://schemas.openxmlformats.org/officeDocument/2006/relationships/image" Target="media/image93.wmf"/><Relationship Id="rId95" Type="http://schemas.openxmlformats.org/officeDocument/2006/relationships/image" Target="media/image94.wmf"/><Relationship Id="rId96" Type="http://schemas.openxmlformats.org/officeDocument/2006/relationships/image" Target="media/image95.wmf"/><Relationship Id="rId97" Type="http://schemas.openxmlformats.org/officeDocument/2006/relationships/image" Target="media/image96.wmf"/><Relationship Id="rId98" Type="http://schemas.openxmlformats.org/officeDocument/2006/relationships/image" Target="media/image97.wmf"/><Relationship Id="rId99" Type="http://schemas.openxmlformats.org/officeDocument/2006/relationships/image" Target="media/image98.wmf"/><Relationship Id="rId100" Type="http://schemas.openxmlformats.org/officeDocument/2006/relationships/image" Target="media/image99.wmf"/><Relationship Id="rId101" Type="http://schemas.openxmlformats.org/officeDocument/2006/relationships/image" Target="media/image100.wmf"/><Relationship Id="rId102" Type="http://schemas.openxmlformats.org/officeDocument/2006/relationships/image" Target="media/image101.wmf"/><Relationship Id="rId103" Type="http://schemas.openxmlformats.org/officeDocument/2006/relationships/image" Target="media/image102.wmf"/><Relationship Id="rId104" Type="http://schemas.openxmlformats.org/officeDocument/2006/relationships/image" Target="media/image103.wmf"/><Relationship Id="rId105" Type="http://schemas.openxmlformats.org/officeDocument/2006/relationships/image" Target="media/image104.wmf"/><Relationship Id="rId106" Type="http://schemas.openxmlformats.org/officeDocument/2006/relationships/image" Target="media/image105.wmf"/><Relationship Id="rId107" Type="http://schemas.openxmlformats.org/officeDocument/2006/relationships/image" Target="media/image106.wmf"/><Relationship Id="rId108" Type="http://schemas.openxmlformats.org/officeDocument/2006/relationships/image" Target="media/image107.wmf"/><Relationship Id="rId109" Type="http://schemas.openxmlformats.org/officeDocument/2006/relationships/image" Target="media/image108.wmf"/><Relationship Id="rId110" Type="http://schemas.openxmlformats.org/officeDocument/2006/relationships/image" Target="media/image109.wmf"/><Relationship Id="rId111" Type="http://schemas.openxmlformats.org/officeDocument/2006/relationships/image" Target="media/image110.wmf"/><Relationship Id="rId112" Type="http://schemas.openxmlformats.org/officeDocument/2006/relationships/image" Target="media/image111.wmf"/><Relationship Id="rId113" Type="http://schemas.openxmlformats.org/officeDocument/2006/relationships/image" Target="media/image112.wmf"/><Relationship Id="rId114" Type="http://schemas.openxmlformats.org/officeDocument/2006/relationships/image" Target="media/image113.wmf"/><Relationship Id="rId115" Type="http://schemas.openxmlformats.org/officeDocument/2006/relationships/image" Target="media/image114.wmf"/><Relationship Id="rId116" Type="http://schemas.openxmlformats.org/officeDocument/2006/relationships/image" Target="media/image115.wmf"/><Relationship Id="rId117" Type="http://schemas.openxmlformats.org/officeDocument/2006/relationships/image" Target="media/image116.wmf"/><Relationship Id="rId118" Type="http://schemas.openxmlformats.org/officeDocument/2006/relationships/image" Target="media/image117.wmf"/><Relationship Id="rId119" Type="http://schemas.openxmlformats.org/officeDocument/2006/relationships/image" Target="media/image118.wmf"/><Relationship Id="rId120" Type="http://schemas.openxmlformats.org/officeDocument/2006/relationships/image" Target="media/image119.wmf"/><Relationship Id="rId121" Type="http://schemas.openxmlformats.org/officeDocument/2006/relationships/image" Target="media/image120.wmf"/><Relationship Id="rId122" Type="http://schemas.openxmlformats.org/officeDocument/2006/relationships/image" Target="media/image121.wmf"/><Relationship Id="rId123" Type="http://schemas.openxmlformats.org/officeDocument/2006/relationships/image" Target="media/image122.wmf"/><Relationship Id="rId124" Type="http://schemas.openxmlformats.org/officeDocument/2006/relationships/image" Target="media/image123.wmf"/><Relationship Id="rId125" Type="http://schemas.openxmlformats.org/officeDocument/2006/relationships/image" Target="media/image124.wmf"/><Relationship Id="rId126" Type="http://schemas.openxmlformats.org/officeDocument/2006/relationships/image" Target="media/image125.wmf"/><Relationship Id="rId127" Type="http://schemas.openxmlformats.org/officeDocument/2006/relationships/image" Target="media/image126.wmf"/><Relationship Id="rId128" Type="http://schemas.openxmlformats.org/officeDocument/2006/relationships/image" Target="media/image127.wmf"/><Relationship Id="rId129" Type="http://schemas.openxmlformats.org/officeDocument/2006/relationships/image" Target="media/image128.wmf"/><Relationship Id="rId130" Type="http://schemas.openxmlformats.org/officeDocument/2006/relationships/image" Target="media/image129.wmf"/><Relationship Id="rId131" Type="http://schemas.openxmlformats.org/officeDocument/2006/relationships/image" Target="media/image130.wmf"/><Relationship Id="rId132" Type="http://schemas.openxmlformats.org/officeDocument/2006/relationships/image" Target="media/image131.wmf"/><Relationship Id="rId133" Type="http://schemas.openxmlformats.org/officeDocument/2006/relationships/image" Target="media/image132.wmf"/><Relationship Id="rId134" Type="http://schemas.openxmlformats.org/officeDocument/2006/relationships/image" Target="media/image133.wmf"/><Relationship Id="rId135" Type="http://schemas.openxmlformats.org/officeDocument/2006/relationships/image" Target="media/image134.wmf"/><Relationship Id="rId136" Type="http://schemas.openxmlformats.org/officeDocument/2006/relationships/image" Target="media/image135.wmf"/><Relationship Id="rId137" Type="http://schemas.openxmlformats.org/officeDocument/2006/relationships/image" Target="media/image136.wmf"/><Relationship Id="rId138" Type="http://schemas.openxmlformats.org/officeDocument/2006/relationships/image" Target="media/image137.wmf"/><Relationship Id="rId139" Type="http://schemas.openxmlformats.org/officeDocument/2006/relationships/image" Target="media/image138.wmf"/><Relationship Id="rId140" Type="http://schemas.openxmlformats.org/officeDocument/2006/relationships/image" Target="media/image139.wmf"/><Relationship Id="rId141" Type="http://schemas.openxmlformats.org/officeDocument/2006/relationships/image" Target="media/image140.wmf"/><Relationship Id="rId142" Type="http://schemas.openxmlformats.org/officeDocument/2006/relationships/image" Target="media/image141.wmf"/><Relationship Id="rId143" Type="http://schemas.openxmlformats.org/officeDocument/2006/relationships/image" Target="media/image142.wmf"/><Relationship Id="rId144" Type="http://schemas.openxmlformats.org/officeDocument/2006/relationships/image" Target="media/image143.wmf"/><Relationship Id="rId145" Type="http://schemas.openxmlformats.org/officeDocument/2006/relationships/image" Target="media/image144.wmf"/><Relationship Id="rId146" Type="http://schemas.openxmlformats.org/officeDocument/2006/relationships/image" Target="media/image145.wmf"/><Relationship Id="rId147" Type="http://schemas.openxmlformats.org/officeDocument/2006/relationships/image" Target="media/image146.wmf"/><Relationship Id="rId148" Type="http://schemas.openxmlformats.org/officeDocument/2006/relationships/image" Target="media/image147.wmf"/><Relationship Id="rId149" Type="http://schemas.openxmlformats.org/officeDocument/2006/relationships/image" Target="media/image148.wmf"/><Relationship Id="rId150" Type="http://schemas.openxmlformats.org/officeDocument/2006/relationships/image" Target="media/image149.wmf"/><Relationship Id="rId151" Type="http://schemas.openxmlformats.org/officeDocument/2006/relationships/image" Target="media/image150.wmf"/><Relationship Id="rId152" Type="http://schemas.openxmlformats.org/officeDocument/2006/relationships/image" Target="media/image151.wmf"/><Relationship Id="rId153" Type="http://schemas.openxmlformats.org/officeDocument/2006/relationships/image" Target="media/image152.wmf"/><Relationship Id="rId154" Type="http://schemas.openxmlformats.org/officeDocument/2006/relationships/image" Target="media/image153.wmf"/><Relationship Id="rId155" Type="http://schemas.openxmlformats.org/officeDocument/2006/relationships/image" Target="media/image154.wmf"/><Relationship Id="rId156" Type="http://schemas.openxmlformats.org/officeDocument/2006/relationships/image" Target="media/image155.wmf"/><Relationship Id="rId157" Type="http://schemas.openxmlformats.org/officeDocument/2006/relationships/image" Target="media/image156.wmf"/><Relationship Id="rId158" Type="http://schemas.openxmlformats.org/officeDocument/2006/relationships/image" Target="media/image157.wmf"/><Relationship Id="rId159" Type="http://schemas.openxmlformats.org/officeDocument/2006/relationships/image" Target="media/image158.wmf"/><Relationship Id="rId160" Type="http://schemas.openxmlformats.org/officeDocument/2006/relationships/image" Target="media/image159.wmf"/><Relationship Id="rId161" Type="http://schemas.openxmlformats.org/officeDocument/2006/relationships/image" Target="media/image160.wmf"/><Relationship Id="rId162" Type="http://schemas.openxmlformats.org/officeDocument/2006/relationships/image" Target="media/image161.wmf"/><Relationship Id="rId163" Type="http://schemas.openxmlformats.org/officeDocument/2006/relationships/image" Target="media/image162.wmf"/><Relationship Id="rId164" Type="http://schemas.openxmlformats.org/officeDocument/2006/relationships/image" Target="media/image163.wmf"/><Relationship Id="rId165" Type="http://schemas.openxmlformats.org/officeDocument/2006/relationships/image" Target="media/image164.wmf"/><Relationship Id="rId166" Type="http://schemas.openxmlformats.org/officeDocument/2006/relationships/image" Target="media/image165.wmf"/><Relationship Id="rId167" Type="http://schemas.openxmlformats.org/officeDocument/2006/relationships/image" Target="media/image166.wmf"/><Relationship Id="rId168" Type="http://schemas.openxmlformats.org/officeDocument/2006/relationships/image" Target="media/image167.wmf"/><Relationship Id="rId169" Type="http://schemas.openxmlformats.org/officeDocument/2006/relationships/image" Target="media/image168.wmf"/><Relationship Id="rId170" Type="http://schemas.openxmlformats.org/officeDocument/2006/relationships/image" Target="media/image169.wmf"/><Relationship Id="rId171" Type="http://schemas.openxmlformats.org/officeDocument/2006/relationships/image" Target="media/image170.wmf"/><Relationship Id="rId172" Type="http://schemas.openxmlformats.org/officeDocument/2006/relationships/image" Target="media/image171.wmf"/><Relationship Id="rId173" Type="http://schemas.openxmlformats.org/officeDocument/2006/relationships/image" Target="media/image172.wmf"/><Relationship Id="rId174" Type="http://schemas.openxmlformats.org/officeDocument/2006/relationships/image" Target="media/image173.wmf"/><Relationship Id="rId175" Type="http://schemas.openxmlformats.org/officeDocument/2006/relationships/image" Target="media/image174.wmf"/><Relationship Id="rId176" Type="http://schemas.openxmlformats.org/officeDocument/2006/relationships/image" Target="media/image175.wmf"/><Relationship Id="rId177" Type="http://schemas.openxmlformats.org/officeDocument/2006/relationships/image" Target="media/image176.wmf"/><Relationship Id="rId178" Type="http://schemas.openxmlformats.org/officeDocument/2006/relationships/image" Target="media/image177.wmf"/><Relationship Id="rId179" Type="http://schemas.openxmlformats.org/officeDocument/2006/relationships/image" Target="media/image178.wmf"/><Relationship Id="rId180" Type="http://schemas.openxmlformats.org/officeDocument/2006/relationships/image" Target="media/image179.wmf"/><Relationship Id="rId181" Type="http://schemas.openxmlformats.org/officeDocument/2006/relationships/image" Target="media/image180.wmf"/><Relationship Id="rId182" Type="http://schemas.openxmlformats.org/officeDocument/2006/relationships/image" Target="media/image181.wmf"/><Relationship Id="rId183" Type="http://schemas.openxmlformats.org/officeDocument/2006/relationships/image" Target="media/image182.wmf"/><Relationship Id="rId184" Type="http://schemas.openxmlformats.org/officeDocument/2006/relationships/image" Target="media/image183.wmf"/><Relationship Id="rId185" Type="http://schemas.openxmlformats.org/officeDocument/2006/relationships/image" Target="media/image184.wmf"/><Relationship Id="rId186" Type="http://schemas.openxmlformats.org/officeDocument/2006/relationships/image" Target="media/image185.wmf"/><Relationship Id="rId187" Type="http://schemas.openxmlformats.org/officeDocument/2006/relationships/image" Target="media/image186.wmf"/><Relationship Id="rId188" Type="http://schemas.openxmlformats.org/officeDocument/2006/relationships/header" Target="header1.xml"/><Relationship Id="rId189" Type="http://schemas.openxmlformats.org/officeDocument/2006/relationships/header" Target="header2.xml"/><Relationship Id="rId190" Type="http://schemas.openxmlformats.org/officeDocument/2006/relationships/footer" Target="footer1.xml"/><Relationship Id="rId191" Type="http://schemas.openxmlformats.org/officeDocument/2006/relationships/footer" Target="footer2.xml"/><Relationship Id="rId192" Type="http://schemas.openxmlformats.org/officeDocument/2006/relationships/numbering" Target="numbering.xml"/><Relationship Id="rId193" Type="http://schemas.openxmlformats.org/officeDocument/2006/relationships/fontTable" Target="fontTable.xml"/><Relationship Id="rId1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2015-04-15T16:32:00Z</dcterms:created>
  <dc:creator>Kari Järvinen</dc:creator>
  <dc:description/>
  <dc:language>en-US</dc:language>
  <cp:lastModifiedBy>Gie</cp:lastModifiedBy>
  <cp:lastPrinted>2009-11-07T20:26:00Z</cp:lastPrinted>
  <dcterms:modified xsi:type="dcterms:W3CDTF">2015-04-15T16:32:00Z</dcterms:modified>
  <cp:revision>2</cp:revision>
  <dc:subject/>
  <dc:title>Agenda for MTSI SWG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kiaConfidentiality">
    <vt:lpwstr>Company Confidential</vt:lpwstr>
  </property>
  <property fmtid="{D5CDD505-2E9C-101B-9397-08002B2CF9AE}" pid="3" name="TitusGUID">
    <vt:lpwstr>eb793275-8a0d-4070-9378-356cbf08b482</vt:lpwstr>
  </property>
</Properties>
</file>