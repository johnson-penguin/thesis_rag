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9.png" ContentType="image/png"/>
  <Override PartName="/word/media/image24.png" ContentType="image/png"/>
  <Override PartName="/word/media/image23.wmf" ContentType="image/x-wmf"/>
  <Override PartName="/word/media/image22.wmf" ContentType="image/x-wmf"/>
  <Override PartName="/word/media/image19.png" ContentType="image/png"/>
  <Override PartName="/word/media/image21.wmf" ContentType="image/x-wmf"/>
  <Override PartName="/word/media/image18.png" ContentType="image/png"/>
  <Override PartName="/word/media/image20.wmf" ContentType="image/x-wmf"/>
  <Override PartName="/word/media/image17.png" ContentType="image/png"/>
  <Override PartName="/word/media/image16.png" ContentType="image/png"/>
  <Override PartName="/word/media/image15.png" ContentType="image/png"/>
  <Override PartName="/word/media/image14.png" ContentType="image/png"/>
  <Override PartName="/word/media/image28.png" ContentType="image/png"/>
  <Override PartName="/word/media/image5.png" ContentType="image/png"/>
  <Override PartName="/word/media/image35.png" ContentType="image/png"/>
  <Override PartName="/word/media/image26.png" ContentType="image/png"/>
  <Override PartName="/word/media/image10.wmf" ContentType="image/x-wmf"/>
  <Override PartName="/word/media/image25.png" ContentType="image/png"/>
  <Override PartName="/word/media/image11.png" ContentType="image/png"/>
  <Override PartName="/word/media/image6.wmf" ContentType="image/x-wmf"/>
  <Override PartName="/word/media/image46.png" ContentType="image/png"/>
  <Override PartName="/word/media/image36.png" ContentType="image/png"/>
  <Override PartName="/word/media/image40.png" ContentType="image/png"/>
  <Override PartName="/word/media/image41.png" ContentType="image/png"/>
  <Override PartName="/word/media/image30.png" ContentType="image/png"/>
  <Override PartName="/word/media/image42.png" ContentType="image/png"/>
  <Override PartName="/word/media/image31.png" ContentType="image/png"/>
  <Override PartName="/word/media/image43.png" ContentType="image/png"/>
  <Override PartName="/word/media/image44.png" ContentType="image/png"/>
  <Override PartName="/word/media/image45.png" ContentType="image/png"/>
  <Override PartName="/word/media/image2.png" ContentType="image/png"/>
  <Override PartName="/word/media/image32.png" ContentType="image/png"/>
  <Override PartName="/word/media/image1.jpeg" ContentType="image/jpeg"/>
  <Override PartName="/word/media/image39.png" ContentType="image/png"/>
  <Override PartName="/word/media/image9.png" ContentType="image/png"/>
  <Override PartName="/word/media/image13.png" ContentType="image/png"/>
  <Override PartName="/word/media/image38.png" ContentType="image/png"/>
  <Override PartName="/word/media/image8.png" ContentType="image/png"/>
  <Override PartName="/word/media/image3.png" ContentType="image/png"/>
  <Override PartName="/word/media/image33.png" ContentType="image/png"/>
  <Override PartName="/word/media/image12.png" ContentType="image/png"/>
  <Override PartName="/word/media/image7.png" ContentType="image/png"/>
  <Override PartName="/word/media/image37.png" ContentType="image/png"/>
  <Override PartName="/word/media/image34.png" ContentType="image/png"/>
  <Override PartName="/word/media/image4.png" ContentType="image/png"/>
  <Override PartName="/word/media/image27.png" ContentType="image/png"/>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numPr>
          <w:ilvl w:val="0"/>
          <w:numId w:val="0"/>
        </w:numPr>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TS 26.260 </w:t>
                            </w:r>
                            <w:r>
                              <w:rPr>
                                <w:lang w:val="en-GB" w:eastAsia="en-US"/>
                              </w:rPr>
                              <w:t>V</w:t>
                            </w:r>
                            <w:del w:id="0" w:author="S4-200951_CR-0500" w:date="2020-07-20T16:23:00Z">
                              <w:r>
                                <w:rPr>
                                  <w:lang w:val="en-GB" w:eastAsia="en-US"/>
                                </w:rPr>
                                <w:delText>15</w:delText>
                              </w:r>
                            </w:del>
                            <w:del w:id="1" w:author="S4-200951_CR-0500" w:date="2020-07-20T16:23:00Z">
                              <w:r>
                                <w:rPr>
                                  <w:lang w:val="en-GB" w:eastAsia="en-US"/>
                                </w:rPr>
                                <w:delText>.</w:delText>
                              </w:r>
                            </w:del>
                            <w:del w:id="2" w:author="S4-200951_CR-0500" w:date="2020-07-20T16:23:00Z">
                              <w:r>
                                <w:rPr>
                                  <w:lang w:val="en-GB" w:eastAsia="en-US"/>
                                </w:rPr>
                                <w:delText>2</w:delText>
                              </w:r>
                            </w:del>
                            <w:del w:id="3" w:author="S4-200951_CR-0500" w:date="2020-07-20T16:23:00Z">
                              <w:r>
                                <w:rPr>
                                  <w:lang w:val="en-GB" w:eastAsia="en-US"/>
                                </w:rPr>
                                <w:delText>.</w:delText>
                              </w:r>
                            </w:del>
                            <w:del w:id="4" w:author="S4-200951_CR-0500" w:date="2020-07-20T16:23:00Z">
                              <w:r>
                                <w:rPr>
                                  <w:lang w:val="en-GB" w:eastAsia="en-US"/>
                                </w:rPr>
                                <w:delText>0</w:delText>
                              </w:r>
                            </w:del>
                            <w:ins w:id="5" w:author="S4-200951_CR-0500" w:date="2020-07-20T16:23:00Z">
                              <w:r>
                                <w:rPr>
                                  <w:lang w:val="en-GB" w:eastAsia="en-US"/>
                                </w:rPr>
                                <w:t>16.0.0</w:t>
                              </w:r>
                            </w:ins>
                            <w:r>
                              <w:rPr>
                                <w:lang w:val="en-GB" w:eastAsia="en-US"/>
                              </w:rPr>
                              <w:t xml:space="preserve"> </w:t>
                            </w:r>
                            <w:r>
                              <w:rPr>
                                <w:sz w:val="32"/>
                                <w:lang w:val="en-GB" w:eastAsia="en-US"/>
                              </w:rPr>
                              <w:t>(</w:t>
                            </w:r>
                            <w:del w:id="6" w:author="S4-200951_CR-0500" w:date="2020-07-20T16:23:00Z">
                              <w:r>
                                <w:rPr>
                                  <w:sz w:val="32"/>
                                  <w:lang w:val="en-GB" w:eastAsia="en-US"/>
                                </w:rPr>
                                <w:delText>20</w:delText>
                              </w:r>
                            </w:del>
                            <w:del w:id="7" w:author="S4-200951_CR-0500" w:date="2020-07-20T16:23:00Z">
                              <w:r>
                                <w:rPr>
                                  <w:sz w:val="32"/>
                                  <w:lang w:val="en-GB" w:eastAsia="en-US"/>
                                </w:rPr>
                                <w:delText>2</w:delText>
                              </w:r>
                            </w:del>
                            <w:del w:id="8" w:author="S4-200951_CR-0500" w:date="2020-07-20T16:23:00Z">
                              <w:r>
                                <w:rPr>
                                  <w:sz w:val="32"/>
                                  <w:lang w:val="en-GB" w:eastAsia="en-US"/>
                                </w:rPr>
                                <w:delText>0</w:delText>
                              </w:r>
                            </w:del>
                            <w:del w:id="9" w:author="S4-200951_CR-0500" w:date="2020-07-20T16:23:00Z">
                              <w:r>
                                <w:rPr>
                                  <w:sz w:val="32"/>
                                  <w:lang w:val="en-GB" w:eastAsia="en-US"/>
                                </w:rPr>
                                <w:delText>-0</w:delText>
                              </w:r>
                            </w:del>
                            <w:del w:id="10" w:author="S4-200951_CR-0500" w:date="2020-07-20T16:23:00Z">
                              <w:r>
                                <w:rPr>
                                  <w:sz w:val="32"/>
                                  <w:lang w:val="en-GB" w:eastAsia="en-US"/>
                                </w:rPr>
                                <w:delText>3</w:delText>
                              </w:r>
                            </w:del>
                            <w:ins w:id="11" w:author="S4-200951_CR-0500" w:date="2020-07-20T16:23:00Z">
                              <w:r>
                                <w:rPr>
                                  <w:sz w:val="32"/>
                                  <w:lang w:val="en-GB" w:eastAsia="en-US"/>
                                </w:rPr>
                                <w:t>2020-07</w:t>
                              </w:r>
                            </w:ins>
                            <w:r>
                              <w:rPr>
                                <w:sz w:val="32"/>
                                <w:lang w:val="en-GB" w:eastAsia="en-US"/>
                              </w:rPr>
                              <w:t>)</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TS 26.260 </w:t>
                      </w:r>
                      <w:r>
                        <w:rPr>
                          <w:lang w:val="en-GB" w:eastAsia="en-US"/>
                        </w:rPr>
                        <w:t>V</w:t>
                      </w:r>
                      <w:del w:id="12" w:author="S4-200951_CR-0500" w:date="2020-07-20T16:23:00Z">
                        <w:r>
                          <w:rPr>
                            <w:lang w:val="en-GB" w:eastAsia="en-US"/>
                          </w:rPr>
                          <w:delText>15</w:delText>
                        </w:r>
                      </w:del>
                      <w:del w:id="13" w:author="S4-200951_CR-0500" w:date="2020-07-20T16:23:00Z">
                        <w:r>
                          <w:rPr>
                            <w:lang w:val="en-GB" w:eastAsia="en-US"/>
                          </w:rPr>
                          <w:delText>.</w:delText>
                        </w:r>
                      </w:del>
                      <w:del w:id="14" w:author="S4-200951_CR-0500" w:date="2020-07-20T16:23:00Z">
                        <w:r>
                          <w:rPr>
                            <w:lang w:val="en-GB" w:eastAsia="en-US"/>
                          </w:rPr>
                          <w:delText>2</w:delText>
                        </w:r>
                      </w:del>
                      <w:del w:id="15" w:author="S4-200951_CR-0500" w:date="2020-07-20T16:23:00Z">
                        <w:r>
                          <w:rPr>
                            <w:lang w:val="en-GB" w:eastAsia="en-US"/>
                          </w:rPr>
                          <w:delText>.</w:delText>
                        </w:r>
                      </w:del>
                      <w:del w:id="16" w:author="S4-200951_CR-0500" w:date="2020-07-20T16:23:00Z">
                        <w:r>
                          <w:rPr>
                            <w:lang w:val="en-GB" w:eastAsia="en-US"/>
                          </w:rPr>
                          <w:delText>0</w:delText>
                        </w:r>
                      </w:del>
                      <w:ins w:id="17" w:author="S4-200951_CR-0500" w:date="2020-07-20T16:23:00Z">
                        <w:r>
                          <w:rPr>
                            <w:lang w:val="en-GB" w:eastAsia="en-US"/>
                          </w:rPr>
                          <w:t>16.0.0</w:t>
                        </w:r>
                      </w:ins>
                      <w:r>
                        <w:rPr>
                          <w:lang w:val="en-GB" w:eastAsia="en-US"/>
                        </w:rPr>
                        <w:t xml:space="preserve"> </w:t>
                      </w:r>
                      <w:r>
                        <w:rPr>
                          <w:sz w:val="32"/>
                          <w:lang w:val="en-GB" w:eastAsia="en-US"/>
                        </w:rPr>
                        <w:t>(</w:t>
                      </w:r>
                      <w:del w:id="18" w:author="S4-200951_CR-0500" w:date="2020-07-20T16:23:00Z">
                        <w:r>
                          <w:rPr>
                            <w:sz w:val="32"/>
                            <w:lang w:val="en-GB" w:eastAsia="en-US"/>
                          </w:rPr>
                          <w:delText>20</w:delText>
                        </w:r>
                      </w:del>
                      <w:del w:id="19" w:author="S4-200951_CR-0500" w:date="2020-07-20T16:23:00Z">
                        <w:r>
                          <w:rPr>
                            <w:sz w:val="32"/>
                            <w:lang w:val="en-GB" w:eastAsia="en-US"/>
                          </w:rPr>
                          <w:delText>2</w:delText>
                        </w:r>
                      </w:del>
                      <w:del w:id="20" w:author="S4-200951_CR-0500" w:date="2020-07-20T16:23:00Z">
                        <w:r>
                          <w:rPr>
                            <w:sz w:val="32"/>
                            <w:lang w:val="en-GB" w:eastAsia="en-US"/>
                          </w:rPr>
                          <w:delText>0</w:delText>
                        </w:r>
                      </w:del>
                      <w:del w:id="21" w:author="S4-200951_CR-0500" w:date="2020-07-20T16:23:00Z">
                        <w:r>
                          <w:rPr>
                            <w:sz w:val="32"/>
                            <w:lang w:val="en-GB" w:eastAsia="en-US"/>
                          </w:rPr>
                          <w:delText>-0</w:delText>
                        </w:r>
                      </w:del>
                      <w:del w:id="22" w:author="S4-200951_CR-0500" w:date="2020-07-20T16:23:00Z">
                        <w:r>
                          <w:rPr>
                            <w:sz w:val="32"/>
                            <w:lang w:val="en-GB" w:eastAsia="en-US"/>
                          </w:rPr>
                          <w:delText>3</w:delText>
                        </w:r>
                      </w:del>
                      <w:ins w:id="23" w:author="S4-200951_CR-0500" w:date="2020-07-20T16:23:00Z">
                        <w:r>
                          <w:rPr>
                            <w:sz w:val="32"/>
                            <w:lang w:val="en-GB" w:eastAsia="en-US"/>
                          </w:rPr>
                          <w:t>2020-07</w:t>
                        </w:r>
                      </w:ins>
                      <w:r>
                        <w:rPr>
                          <w:sz w:val="32"/>
                          <w:lang w:val="en-GB" w:eastAsia="en-US"/>
                        </w:rPr>
                        <w:t>)</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241425"/>
                <wp:effectExtent l="0" t="0" r="0" b="0"/>
                <wp:wrapTopAndBottom/>
                <wp:docPr id="3" name="Frame3"/>
                <a:graphic xmlns:a="http://schemas.openxmlformats.org/drawingml/2006/main">
                  <a:graphicData uri="http://schemas.microsoft.com/office/word/2010/wordprocessingShape">
                    <wps:wsp>
                      <wps:cNvSpPr txBox="1"/>
                      <wps:spPr>
                        <a:xfrm>
                          <a:off x="0" y="0"/>
                          <a:ext cx="6479540" cy="1241425"/>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Objective test methodologies for the evaluation of immersive audio systems</w:t>
                            </w:r>
                          </w:p>
                          <w:p>
                            <w:pPr>
                              <w:pStyle w:val="ZT"/>
                              <w:rPr>
                                <w:i/>
                                <w:i/>
                                <w:sz w:val="28"/>
                              </w:rPr>
                            </w:pPr>
                            <w:r>
                              <w:rPr/>
                              <w:t>(</w:t>
                            </w:r>
                            <w:r>
                              <w:rPr>
                                <w:rStyle w:val="ZGSM"/>
                              </w:rPr>
                              <w:t>Release</w:t>
                            </w:r>
                            <w:del w:id="24" w:author="S4-200951_CR-0500" w:date="2020-07-20T16:23:00Z">
                              <w:r>
                                <w:rPr>
                                  <w:rStyle w:val="ZGSM"/>
                                </w:rPr>
                                <w:delText xml:space="preserve"> 15</w:delText>
                              </w:r>
                            </w:del>
                            <w:ins w:id="25" w:author="S4-200951_CR-0500" w:date="2020-07-20T16:23:00Z">
                              <w:r>
                                <w:rPr>
                                  <w:rStyle w:val="ZGSM"/>
                                </w:rPr>
                                <w:t xml:space="preserve"> 16</w:t>
                              </w:r>
                            </w:ins>
                            <w:r>
                              <w:rPr/>
                              <w:t>)</w:t>
                            </w:r>
                          </w:p>
                        </w:txbxContent>
                      </wps:txbx>
                      <wps:bodyPr anchor="t" lIns="0" tIns="0" rIns="0" bIns="0">
                        <a:noAutofit/>
                      </wps:bodyPr>
                    </wps:wsp>
                  </a:graphicData>
                </a:graphic>
              </wp:anchor>
            </w:drawing>
          </mc:Choice>
          <mc:Fallback>
            <w:pict>
              <v:rect fillcolor="#FFFFFF" style="position:absolute;rotation:-0;width:510.2pt;height:97.75pt;mso-wrap-distance-left:0pt;mso-wrap-distance-right:0pt;mso-wrap-distance-top:0pt;mso-wrap-distance-bottom:0pt;margin-top:46.0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Objective test methodologies for the evaluation of immersive audio systems</w:t>
                      </w:r>
                    </w:p>
                    <w:p>
                      <w:pPr>
                        <w:pStyle w:val="ZT"/>
                        <w:rPr>
                          <w:i/>
                          <w:i/>
                          <w:sz w:val="28"/>
                        </w:rPr>
                      </w:pPr>
                      <w:r>
                        <w:rPr/>
                        <w:t>(</w:t>
                      </w:r>
                      <w:r>
                        <w:rPr>
                          <w:rStyle w:val="ZGSM"/>
                        </w:rPr>
                        <w:t>Release</w:t>
                      </w:r>
                      <w:del w:id="26" w:author="S4-200951_CR-0500" w:date="2020-07-20T16:23:00Z">
                        <w:r>
                          <w:rPr>
                            <w:rStyle w:val="ZGSM"/>
                          </w:rPr>
                          <w:delText xml:space="preserve"> 15</w:delText>
                        </w:r>
                      </w:del>
                      <w:ins w:id="27" w:author="S4-200951_CR-0500" w:date="2020-07-20T16:23:00Z">
                        <w:r>
                          <w:rPr>
                            <w:rStyle w:val="ZGSM"/>
                          </w:rPr>
                          <w:t xml:space="preserve"> 16</w:t>
                        </w:r>
                      </w:ins>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lang w:val="en-GB" w:eastAsia="en-US"/>
                              </w:rPr>
                              <w:tab/>
                            </w:r>
                          </w:p>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rFonts w:eastAsia="Arial"/>
                                <w:i/>
                                <w:lang w:val="en-GB" w:eastAsia="en-US"/>
                              </w:rPr>
                              <w:t xml:space="preserve">  </w:t>
                            </w:r>
                            <w:r>
                              <w:rPr>
                                <w:i/>
                                <w:lang w:val="en-GB" w:eastAsia="fr-FR"/>
                              </w:rPr>
                              <w:drawing>
                                <wp:inline distT="0" distB="0" distL="0" distR="0">
                                  <wp:extent cx="1209675" cy="837565"/>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2"/>
                                          <a:srcRect l="-22" t="-31" r="-22" b="-31"/>
                                          <a:stretch>
                                            <a:fillRect/>
                                          </a:stretch>
                                        </pic:blipFill>
                                        <pic:spPr bwMode="auto">
                                          <a:xfrm>
                                            <a:off x="0" y="0"/>
                                            <a:ext cx="1209675" cy="837565"/>
                                          </a:xfrm>
                                          <a:prstGeom prst="rect">
                                            <a:avLst/>
                                          </a:prstGeom>
                                        </pic:spPr>
                                      </pic:pic>
                                    </a:graphicData>
                                  </a:graphic>
                                </wp:inline>
                              </w:drawing>
                            </w:r>
                            <w:r>
                              <w:rPr>
                                <w:color w:val="0000FF"/>
                                <w:lang w:val="en-GB" w:eastAsia="en-US"/>
                              </w:rPr>
                              <w:tab/>
                            </w:r>
                            <w:r>
                              <w:rPr>
                                <w:lang w:val="en-GB" w:eastAsia="fr-FR"/>
                              </w:rPr>
                              <w:drawing>
                                <wp:inline distT="0" distB="0" distL="0" distR="0">
                                  <wp:extent cx="1627505" cy="951230"/>
                                  <wp:effectExtent l="0" t="0" r="0" b="0"/>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3"/>
                                          <a:srcRect l="-13" t="-23" r="-13" b="-23"/>
                                          <a:stretch>
                                            <a:fillRect/>
                                          </a:stretch>
                                        </pic:blipFill>
                                        <pic:spPr bwMode="auto">
                                          <a:xfrm>
                                            <a:off x="0" y="0"/>
                                            <a:ext cx="1627505" cy="95123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lang w:val="en-GB" w:eastAsia="en-US"/>
                        </w:rPr>
                        <w:tab/>
                      </w:r>
                    </w:p>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rFonts w:eastAsia="Arial"/>
                          <w:i/>
                          <w:lang w:val="en-GB" w:eastAsia="en-US"/>
                        </w:rPr>
                        <w:t xml:space="preserve">  </w:t>
                      </w:r>
                      <w:r>
                        <w:rPr>
                          <w:i/>
                          <w:lang w:val="en-GB" w:eastAsia="fr-FR"/>
                        </w:rPr>
                        <w:drawing>
                          <wp:inline distT="0" distB="0" distL="0" distR="0">
                            <wp:extent cx="1209675" cy="837565"/>
                            <wp:effectExtent l="0" t="0" r="0" b="0"/>
                            <wp:docPr id="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pic:cNvPicPr>
                                      <a:picLocks noChangeAspect="1" noChangeArrowheads="1"/>
                                    </pic:cNvPicPr>
                                  </pic:nvPicPr>
                                  <pic:blipFill>
                                    <a:blip r:embed="rId4"/>
                                    <a:srcRect l="-22" t="-31" r="-22" b="-31"/>
                                    <a:stretch>
                                      <a:fillRect/>
                                    </a:stretch>
                                  </pic:blipFill>
                                  <pic:spPr bwMode="auto">
                                    <a:xfrm>
                                      <a:off x="0" y="0"/>
                                      <a:ext cx="1209675" cy="837565"/>
                                    </a:xfrm>
                                    <a:prstGeom prst="rect">
                                      <a:avLst/>
                                    </a:prstGeom>
                                  </pic:spPr>
                                </pic:pic>
                              </a:graphicData>
                            </a:graphic>
                          </wp:inline>
                        </w:drawing>
                      </w:r>
                      <w:r>
                        <w:rPr>
                          <w:color w:val="0000FF"/>
                          <w:lang w:val="en-GB" w:eastAsia="en-US"/>
                        </w:rPr>
                        <w:tab/>
                      </w:r>
                      <w:r>
                        <w:rPr>
                          <w:lang w:val="en-GB" w:eastAsia="fr-FR"/>
                        </w:rPr>
                        <w:drawing>
                          <wp:inline distT="0" distB="0" distL="0" distR="0">
                            <wp:extent cx="1627505" cy="951230"/>
                            <wp:effectExtent l="0" t="0" r="0" b="0"/>
                            <wp:docPr id="8"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
                                    <pic:cNvPicPr>
                                      <a:picLocks noChangeAspect="1" noChangeArrowheads="1"/>
                                    </pic:cNvPicPr>
                                  </pic:nvPicPr>
                                  <pic:blipFill>
                                    <a:blip r:embed="rId5"/>
                                    <a:srcRect l="-13" t="-23" r="-13" b="-23"/>
                                    <a:stretch>
                                      <a:fillRect/>
                                    </a:stretch>
                                  </pic:blipFill>
                                  <pic:spPr bwMode="auto">
                                    <a:xfrm>
                                      <a:off x="0" y="0"/>
                                      <a:ext cx="1627505" cy="95123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79210" cy="874395"/>
                <wp:effectExtent l="0" t="0" r="0" b="0"/>
                <wp:wrapTopAndBottom/>
                <wp:docPr id="9" name="Frame5"/>
                <a:graphic xmlns:a="http://schemas.openxmlformats.org/drawingml/2006/main">
                  <a:graphicData uri="http://schemas.microsoft.com/office/word/2010/wordprocessingShape">
                    <wps:wsp>
                      <wps:cNvSpPr txBox="1"/>
                      <wps:spPr>
                        <a:xfrm>
                          <a:off x="0" y="0"/>
                          <a:ext cx="6379210" cy="874395"/>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2.3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584200"/>
                <wp:effectExtent l="0" t="0" r="0" b="0"/>
                <wp:wrapTopAndBottom/>
                <wp:docPr id="11" name="Frame7"/>
                <a:graphic xmlns:a="http://schemas.openxmlformats.org/drawingml/2006/main">
                  <a:graphicData uri="http://schemas.microsoft.com/office/word/2010/wordprocessingShape">
                    <wps:wsp>
                      <wps:cNvSpPr txBox="1"/>
                      <wps:spPr>
                        <a:xfrm>
                          <a:off x="0" y="0"/>
                          <a:ext cx="6121400" cy="584200"/>
                        </a:xfrm>
                        <a:prstGeom prst="rect"/>
                        <a:solidFill>
                          <a:srgbClr val="FFFFFF">
                            <a:alpha val="0"/>
                          </a:srgbClr>
                        </a:solidFill>
                      </wps:spPr>
                      <wps:txbx>
                        <w:txbxContent>
                          <w:p>
                            <w:pPr>
                              <w:pStyle w:val="FP"/>
                              <w:spacing w:before="240" w:after="0"/>
                              <w:ind w:left="2835" w:right="2835" w:hanging="0"/>
                              <w:jc w:val="center"/>
                              <w:rPr/>
                            </w:pPr>
                            <w:bookmarkStart w:id="2" w:name="page2"/>
                            <w:bookmarkEnd w:id="2"/>
                            <w:r>
                              <w:rPr/>
                              <w:t>Keywords</w:t>
                            </w:r>
                          </w:p>
                          <w:p>
                            <w:pPr>
                              <w:pStyle w:val="FP"/>
                              <w:ind w:left="2835" w:right="2835" w:hanging="0"/>
                              <w:jc w:val="center"/>
                              <w:rPr>
                                <w:rFonts w:ascii="Arial" w:hAnsi="Arial" w:cs="Arial"/>
                                <w:sz w:val="18"/>
                              </w:rPr>
                            </w:pPr>
                            <w:r>
                              <w:rPr>
                                <w:rFonts w:cs="Arial" w:ascii="Arial" w:hAnsi="Arial"/>
                                <w:sz w:val="18"/>
                              </w:rPr>
                              <w:t>Immersive audio systems, objective test methodologies</w:t>
                            </w:r>
                          </w:p>
                        </w:txbxContent>
                      </wps:txbx>
                      <wps:bodyPr anchor="t" lIns="0" tIns="0" rIns="0" bIns="12700">
                        <a:noAutofit/>
                      </wps:bodyPr>
                    </wps:wsp>
                  </a:graphicData>
                </a:graphic>
              </wp:anchor>
            </w:drawing>
          </mc:Choice>
          <mc:Fallback>
            <w:pict>
              <v:rect fillcolor="#FFFFFF" style="position:absolute;rotation:-0;width:482pt;height:46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bookmarkStart w:id="3" w:name="page2"/>
                      <w:bookmarkEnd w:id="3"/>
                      <w:r>
                        <w:rPr/>
                        <w:t>Keywords</w:t>
                      </w:r>
                    </w:p>
                    <w:p>
                      <w:pPr>
                        <w:pStyle w:val="FP"/>
                        <w:ind w:left="2835" w:right="2835" w:hanging="0"/>
                        <w:jc w:val="center"/>
                        <w:rPr>
                          <w:rFonts w:ascii="Arial" w:hAnsi="Arial" w:cs="Arial"/>
                          <w:sz w:val="18"/>
                        </w:rPr>
                      </w:pPr>
                      <w:r>
                        <w:rPr>
                          <w:rFonts w:cs="Arial" w:ascii="Arial" w:hAnsi="Arial"/>
                          <w:sz w:val="18"/>
                        </w:rPr>
                        <w:t>Immersive audio systems, objective test methodologies</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w:t>
                            </w:r>
                            <w:del w:id="28" w:author="S4-200951_CR-0500" w:date="2020-07-20T16:23:00Z">
                              <w:r>
                                <w:rPr>
                                  <w:sz w:val="18"/>
                                </w:rPr>
                                <w:delText xml:space="preserve"> 20</w:delText>
                              </w:r>
                            </w:del>
                            <w:del w:id="29" w:author="S4-200951_CR-0500" w:date="2020-07-20T16:23:00Z">
                              <w:r>
                                <w:rPr>
                                  <w:sz w:val="18"/>
                                </w:rPr>
                                <w:delText>2</w:delText>
                              </w:r>
                            </w:del>
                            <w:del w:id="30" w:author="S4-200951_CR-0500" w:date="2020-07-20T16:23:00Z">
                              <w:r>
                                <w:rPr>
                                  <w:sz w:val="18"/>
                                </w:rPr>
                                <w:delText>0</w:delText>
                              </w:r>
                            </w:del>
                            <w:ins w:id="31" w:author="S4-200951_CR-0500" w:date="2020-07-20T16:23:00Z">
                              <w:r>
                                <w:rPr>
                                  <w:sz w:val="18"/>
                                </w:rPr>
                                <w:t xml:space="preserve"> 2020</w:t>
                              </w:r>
                            </w:ins>
                            <w:r>
                              <w:rPr>
                                <w:sz w:val="18"/>
                              </w:rPr>
                              <w:t>, 3GPP Organizational Partners (ARIB, ATIS, CCSA, ETSI, TSDSI, TTA, TTC).</w:t>
                            </w:r>
                            <w:bookmarkStart w:id="4" w:name="copyrightaddon"/>
                            <w:bookmarkEnd w:id="4"/>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w:t>
                      </w:r>
                      <w:del w:id="32" w:author="S4-200951_CR-0500" w:date="2020-07-20T16:23:00Z">
                        <w:r>
                          <w:rPr>
                            <w:sz w:val="18"/>
                          </w:rPr>
                          <w:delText xml:space="preserve"> 20</w:delText>
                        </w:r>
                      </w:del>
                      <w:del w:id="33" w:author="S4-200951_CR-0500" w:date="2020-07-20T16:23:00Z">
                        <w:r>
                          <w:rPr>
                            <w:sz w:val="18"/>
                          </w:rPr>
                          <w:delText>2</w:delText>
                        </w:r>
                      </w:del>
                      <w:del w:id="34" w:author="S4-200951_CR-0500" w:date="2020-07-20T16:23:00Z">
                        <w:r>
                          <w:rPr>
                            <w:sz w:val="18"/>
                          </w:rPr>
                          <w:delText>0</w:delText>
                        </w:r>
                      </w:del>
                      <w:ins w:id="35" w:author="S4-200951_CR-0500" w:date="2020-07-20T16:23:00Z">
                        <w:r>
                          <w:rPr>
                            <w:sz w:val="18"/>
                          </w:rPr>
                          <w:t xml:space="preserve"> 2020</w:t>
                        </w:r>
                      </w:ins>
                      <w:r>
                        <w:rPr>
                          <w:sz w:val="18"/>
                        </w:rPr>
                        <w:t>, 3GPP Organizational Partners (ARIB, ATIS, CCSA, ETSI, TSDSI, TTA, TTC).</w:t>
                      </w:r>
                      <w:bookmarkStart w:id="5" w:name="copyrightaddon"/>
                      <w:bookmarkEnd w:id="5"/>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32295008">
            <w:r>
              <w:rPr>
                <w:rStyle w:val="IndexLink"/>
                <w:rFonts w:eastAsia="Times New Roman" w:cs="Times New Roman"/>
                <w:color w:val="auto"/>
                <w:sz w:val="22"/>
                <w:szCs w:val="20"/>
                <w:lang w:val="en-GB" w:eastAsia="en-US" w:bidi="ar-SA"/>
              </w:rPr>
              <w:t>4</w:t>
            </w:r>
          </w:hyperlink>
        </w:p>
        <w:p>
          <w:pPr>
            <w:pStyle w:val="Contents1"/>
            <w:rPr>
              <w:rFonts w:ascii="Calibri" w:hAnsi="Calibri" w:cs="Calibri"/>
              <w:szCs w:val="22"/>
              <w:lang w:val="en-US" w:eastAsia="en-US"/>
            </w:rPr>
          </w:pPr>
          <w:r>
            <w:rPr/>
            <w:t>Introduction</w:t>
            <w:tab/>
          </w:r>
          <w:hyperlink w:anchor="__RefHeading___Toc532295009">
            <w:r>
              <w:rPr>
                <w:rStyle w:val="IndexLink"/>
              </w:rPr>
              <w:t>4</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32295010">
            <w:r>
              <w:rPr>
                <w:rStyle w:val="IndexLink"/>
              </w:rPr>
              <w:t>5</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32295011">
            <w:r>
              <w:rPr>
                <w:rStyle w:val="IndexLink"/>
              </w:rPr>
              <w:t>5</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symbols and abbreviations</w:t>
            <w:tab/>
          </w:r>
          <w:hyperlink w:anchor="__RefHeading___Toc532295012">
            <w:r>
              <w:rPr>
                <w:rStyle w:val="IndexLink"/>
              </w:rPr>
              <w:t>5</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532295013">
            <w:r>
              <w:rPr>
                <w:rStyle w:val="IndexLink"/>
              </w:rPr>
              <w:t>5</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Symbols</w:t>
            <w:tab/>
          </w:r>
          <w:hyperlink w:anchor="__RefHeading___Toc532295014">
            <w:r>
              <w:rPr>
                <w:rStyle w:val="IndexLink"/>
              </w:rPr>
              <w:t>6</w:t>
            </w:r>
          </w:hyperlink>
        </w:p>
        <w:p>
          <w:pPr>
            <w:pStyle w:val="Contents2"/>
            <w:rPr>
              <w:rFonts w:ascii="Calibri" w:hAnsi="Calibri" w:cs="Calibri"/>
              <w:sz w:val="22"/>
              <w:szCs w:val="22"/>
              <w:lang w:val="en-US" w:eastAsia="en-US"/>
            </w:rPr>
          </w:pPr>
          <w:r>
            <w:rPr/>
            <w:t>3.3</w:t>
          </w:r>
          <w:r>
            <w:rPr>
              <w:rFonts w:cs="Calibri" w:ascii="Calibri" w:hAnsi="Calibri"/>
              <w:sz w:val="22"/>
              <w:szCs w:val="22"/>
              <w:lang w:val="en-US" w:eastAsia="en-US"/>
            </w:rPr>
            <w:tab/>
          </w:r>
          <w:r>
            <w:rPr/>
            <w:t>Abbreviations</w:t>
            <w:tab/>
          </w:r>
          <w:hyperlink w:anchor="__RefHeading___Toc532295015">
            <w:r>
              <w:rPr>
                <w:rStyle w:val="IndexLink"/>
              </w:rPr>
              <w:t>6</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Objective Test Methodologies for Immersive Audio Systems</w:t>
            <w:tab/>
          </w:r>
          <w:hyperlink w:anchor="__RefHeading___Toc532295016">
            <w:r>
              <w:rPr>
                <w:rStyle w:val="IndexLink"/>
              </w:rPr>
              <w:t>6</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Objective Test Methodologies for Assessment of Immersive Audio Systems in the Sending Direction</w:t>
            <w:tab/>
          </w:r>
          <w:hyperlink w:anchor="__RefHeading___Toc532295017">
            <w:r>
              <w:rPr>
                <w:rStyle w:val="IndexLink"/>
              </w:rPr>
              <w:t>6</w:t>
            </w:r>
          </w:hyperlink>
        </w:p>
        <w:p>
          <w:pPr>
            <w:pStyle w:val="Contents3"/>
            <w:rPr>
              <w:rFonts w:ascii="Calibri" w:hAnsi="Calibri" w:cs="Calibri"/>
              <w:sz w:val="22"/>
              <w:szCs w:val="22"/>
              <w:lang w:val="en-US" w:eastAsia="en-US"/>
            </w:rPr>
          </w:pPr>
          <w:r>
            <w:rPr/>
            <w:t>4.1.1</w:t>
          </w:r>
          <w:r>
            <w:rPr>
              <w:rFonts w:cs="Calibri" w:ascii="Calibri" w:hAnsi="Calibri"/>
              <w:sz w:val="22"/>
              <w:szCs w:val="22"/>
              <w:lang w:val="en-US" w:eastAsia="en-US"/>
            </w:rPr>
            <w:tab/>
          </w:r>
          <w:r>
            <w:rPr/>
            <w:t>Diffuse-field Send Frequency Response for Scene-based Audio</w:t>
            <w:tab/>
          </w:r>
          <w:hyperlink w:anchor="__RefHeading___Toc532295018">
            <w:r>
              <w:rPr>
                <w:rStyle w:val="IndexLink"/>
              </w:rPr>
              <w:t>6</w:t>
            </w:r>
          </w:hyperlink>
        </w:p>
        <w:p>
          <w:pPr>
            <w:pStyle w:val="Contents4"/>
            <w:rPr>
              <w:rFonts w:ascii="Calibri" w:hAnsi="Calibri" w:cs="Calibri"/>
              <w:sz w:val="22"/>
              <w:szCs w:val="22"/>
              <w:lang w:val="en-US" w:eastAsia="en-US"/>
            </w:rPr>
          </w:pPr>
          <w:r>
            <w:rPr/>
            <w:t>4.1.1.1</w:t>
          </w:r>
          <w:r>
            <w:rPr>
              <w:rFonts w:cs="Calibri" w:ascii="Calibri" w:hAnsi="Calibri"/>
              <w:sz w:val="22"/>
              <w:szCs w:val="22"/>
              <w:lang w:val="en-US" w:eastAsia="en-US"/>
            </w:rPr>
            <w:tab/>
          </w:r>
          <w:r>
            <w:rPr/>
            <w:t>Introduction</w:t>
            <w:tab/>
          </w:r>
          <w:hyperlink w:anchor="__RefHeading___Toc532295019">
            <w:r>
              <w:rPr>
                <w:rStyle w:val="IndexLink"/>
              </w:rPr>
              <w:t>6</w:t>
            </w:r>
          </w:hyperlink>
        </w:p>
        <w:p>
          <w:pPr>
            <w:pStyle w:val="Contents4"/>
            <w:rPr>
              <w:rFonts w:ascii="Calibri" w:hAnsi="Calibri" w:cs="Calibri"/>
              <w:sz w:val="22"/>
              <w:szCs w:val="22"/>
              <w:lang w:val="en-US" w:eastAsia="en-US"/>
            </w:rPr>
          </w:pPr>
          <w:r>
            <w:rPr/>
            <w:t>4.1.1.2</w:t>
          </w:r>
          <w:r>
            <w:rPr>
              <w:rFonts w:cs="Calibri" w:ascii="Calibri" w:hAnsi="Calibri"/>
              <w:sz w:val="22"/>
              <w:szCs w:val="22"/>
              <w:lang w:val="en-US" w:eastAsia="en-US"/>
            </w:rPr>
            <w:tab/>
          </w:r>
          <w:r>
            <w:rPr/>
            <w:t>Definition</w:t>
            <w:tab/>
          </w:r>
          <w:hyperlink w:anchor="__RefHeading___Toc532295020">
            <w:r>
              <w:rPr>
                <w:rStyle w:val="IndexLink"/>
              </w:rPr>
              <w:t>7</w:t>
            </w:r>
          </w:hyperlink>
        </w:p>
        <w:p>
          <w:pPr>
            <w:pStyle w:val="Contents4"/>
            <w:rPr>
              <w:rFonts w:ascii="Calibri" w:hAnsi="Calibri" w:cs="Calibri"/>
              <w:sz w:val="22"/>
              <w:szCs w:val="22"/>
              <w:lang w:val="en-US" w:eastAsia="en-US"/>
            </w:rPr>
          </w:pPr>
          <w:r>
            <w:rPr/>
            <w:t>4.1.1.3</w:t>
          </w:r>
          <w:r>
            <w:rPr>
              <w:rFonts w:cs="Calibri" w:ascii="Calibri" w:hAnsi="Calibri"/>
              <w:sz w:val="22"/>
              <w:szCs w:val="22"/>
              <w:lang w:val="en-US" w:eastAsia="en-US"/>
            </w:rPr>
            <w:tab/>
          </w:r>
          <w:r>
            <w:rPr/>
            <w:t>Test method with periphonic array</w:t>
            <w:tab/>
          </w:r>
          <w:hyperlink w:anchor="__RefHeading___Toc532295021">
            <w:r>
              <w:rPr>
                <w:rStyle w:val="IndexLink"/>
              </w:rPr>
              <w:t>8</w:t>
            </w:r>
          </w:hyperlink>
        </w:p>
        <w:p>
          <w:pPr>
            <w:pStyle w:val="Contents5"/>
            <w:rPr>
              <w:rFonts w:ascii="Calibri" w:hAnsi="Calibri" w:cs="Calibri"/>
              <w:sz w:val="22"/>
              <w:szCs w:val="22"/>
              <w:lang w:val="en-US" w:eastAsia="en-US"/>
            </w:rPr>
          </w:pPr>
          <w:r>
            <w:rPr/>
            <w:t>4.1.1.3.1</w:t>
          </w:r>
          <w:r>
            <w:rPr>
              <w:rFonts w:cs="Calibri" w:ascii="Calibri" w:hAnsi="Calibri"/>
              <w:sz w:val="22"/>
              <w:szCs w:val="22"/>
              <w:lang w:val="en-US" w:eastAsia="en-US"/>
            </w:rPr>
            <w:tab/>
          </w:r>
          <w:r>
            <w:rPr/>
            <w:t>Test Conditions</w:t>
            <w:tab/>
          </w:r>
          <w:hyperlink w:anchor="__RefHeading___Toc532295022">
            <w:r>
              <w:rPr>
                <w:rStyle w:val="IndexLink"/>
              </w:rPr>
              <w:t>8</w:t>
            </w:r>
          </w:hyperlink>
        </w:p>
        <w:p>
          <w:pPr>
            <w:pStyle w:val="Contents5"/>
            <w:rPr>
              <w:rFonts w:ascii="Calibri" w:hAnsi="Calibri" w:cs="Calibri"/>
              <w:sz w:val="22"/>
              <w:szCs w:val="22"/>
              <w:lang w:val="en-US" w:eastAsia="en-US"/>
            </w:rPr>
          </w:pPr>
          <w:r>
            <w:rPr/>
            <w:t>4.1.1.3.2</w:t>
          </w:r>
          <w:r>
            <w:rPr>
              <w:rFonts w:cs="Calibri" w:ascii="Calibri" w:hAnsi="Calibri"/>
              <w:sz w:val="22"/>
              <w:szCs w:val="22"/>
              <w:lang w:val="en-US" w:eastAsia="en-US"/>
            </w:rPr>
            <w:tab/>
          </w:r>
          <w:r>
            <w:rPr/>
            <w:t>Measurement</w:t>
            <w:tab/>
          </w:r>
          <w:hyperlink w:anchor="__RefHeading___Toc532295023">
            <w:r>
              <w:rPr>
                <w:rStyle w:val="IndexLink"/>
              </w:rPr>
              <w:t>8</w:t>
            </w:r>
          </w:hyperlink>
        </w:p>
        <w:p>
          <w:pPr>
            <w:pStyle w:val="Contents4"/>
            <w:rPr>
              <w:rFonts w:ascii="Calibri" w:hAnsi="Calibri" w:cs="Calibri"/>
              <w:sz w:val="22"/>
              <w:szCs w:val="22"/>
              <w:lang w:val="en-US" w:eastAsia="en-US"/>
            </w:rPr>
          </w:pPr>
          <w:r>
            <w:rPr/>
            <w:t>4.1.1.4</w:t>
          </w:r>
          <w:r>
            <w:rPr>
              <w:rFonts w:cs="Calibri" w:ascii="Calibri" w:hAnsi="Calibri"/>
              <w:sz w:val="22"/>
              <w:szCs w:val="22"/>
              <w:lang w:val="en-US" w:eastAsia="en-US"/>
            </w:rPr>
            <w:tab/>
          </w:r>
          <w:r>
            <w:rPr/>
            <w:t>Test method with loudspeaker array and turn table</w:t>
            <w:tab/>
          </w:r>
          <w:hyperlink w:anchor="__RefHeading___Toc532295024">
            <w:r>
              <w:rPr>
                <w:rStyle w:val="IndexLink"/>
              </w:rPr>
              <w:t>9</w:t>
            </w:r>
          </w:hyperlink>
        </w:p>
        <w:p>
          <w:pPr>
            <w:pStyle w:val="Contents5"/>
            <w:rPr>
              <w:rFonts w:ascii="Calibri" w:hAnsi="Calibri" w:cs="Calibri"/>
              <w:sz w:val="22"/>
              <w:szCs w:val="22"/>
              <w:lang w:val="en-US" w:eastAsia="en-US"/>
            </w:rPr>
          </w:pPr>
          <w:r>
            <w:rPr/>
            <w:t>4.1.1.4.1</w:t>
          </w:r>
          <w:r>
            <w:rPr>
              <w:rFonts w:cs="Calibri" w:ascii="Calibri" w:hAnsi="Calibri"/>
              <w:sz w:val="22"/>
              <w:szCs w:val="22"/>
              <w:lang w:val="en-US" w:eastAsia="en-US"/>
            </w:rPr>
            <w:tab/>
          </w:r>
          <w:r>
            <w:rPr/>
            <w:t>Test Conditions</w:t>
            <w:tab/>
          </w:r>
          <w:hyperlink w:anchor="__RefHeading___Toc532295025">
            <w:r>
              <w:rPr>
                <w:rStyle w:val="IndexLink"/>
              </w:rPr>
              <w:t>9</w:t>
            </w:r>
          </w:hyperlink>
        </w:p>
        <w:p>
          <w:pPr>
            <w:pStyle w:val="Contents5"/>
            <w:rPr>
              <w:rFonts w:ascii="Calibri" w:hAnsi="Calibri" w:cs="Calibri"/>
              <w:sz w:val="22"/>
              <w:szCs w:val="22"/>
              <w:lang w:val="en-US" w:eastAsia="en-US"/>
            </w:rPr>
          </w:pPr>
          <w:r>
            <w:rPr/>
            <w:t>4.1.1.4.2</w:t>
          </w:r>
          <w:r>
            <w:rPr>
              <w:rFonts w:cs="Calibri" w:ascii="Calibri" w:hAnsi="Calibri"/>
              <w:sz w:val="22"/>
              <w:szCs w:val="22"/>
              <w:lang w:val="en-US" w:eastAsia="en-US"/>
            </w:rPr>
            <w:tab/>
          </w:r>
          <w:r>
            <w:rPr/>
            <w:t>Measurement</w:t>
            <w:tab/>
          </w:r>
          <w:hyperlink w:anchor="__RefHeading___Toc532295026">
            <w:r>
              <w:rPr>
                <w:rStyle w:val="IndexLink"/>
              </w:rPr>
              <w:t>9</w:t>
            </w:r>
          </w:hyperlink>
        </w:p>
        <w:p>
          <w:pPr>
            <w:pStyle w:val="Contents3"/>
            <w:rPr>
              <w:rFonts w:ascii="Calibri" w:hAnsi="Calibri" w:cs="Calibri"/>
              <w:sz w:val="22"/>
              <w:szCs w:val="22"/>
              <w:lang w:val="en-US" w:eastAsia="en-US"/>
            </w:rPr>
          </w:pPr>
          <w:r>
            <w:rPr/>
            <w:t>4.1.2</w:t>
          </w:r>
          <w:r>
            <w:rPr>
              <w:rFonts w:cs="Calibri" w:ascii="Calibri" w:hAnsi="Calibri"/>
              <w:sz w:val="22"/>
              <w:szCs w:val="22"/>
              <w:lang w:val="en-US" w:eastAsia="en-US"/>
            </w:rPr>
            <w:tab/>
          </w:r>
          <w:r>
            <w:rPr/>
            <w:t>Directional response measurement for scene-based audio</w:t>
            <w:tab/>
          </w:r>
          <w:hyperlink w:anchor="__RefHeading___Toc532295027">
            <w:r>
              <w:rPr>
                <w:rStyle w:val="IndexLink"/>
              </w:rPr>
              <w:t>10</w:t>
            </w:r>
          </w:hyperlink>
        </w:p>
        <w:p>
          <w:pPr>
            <w:pStyle w:val="Contents4"/>
            <w:rPr>
              <w:rFonts w:ascii="Calibri" w:hAnsi="Calibri" w:cs="Calibri"/>
              <w:sz w:val="22"/>
              <w:szCs w:val="22"/>
              <w:lang w:val="en-US" w:eastAsia="en-US"/>
            </w:rPr>
          </w:pPr>
          <w:r>
            <w:rPr/>
            <w:t>4.1.2.1</w:t>
          </w:r>
          <w:r>
            <w:rPr>
              <w:rFonts w:cs="Calibri" w:ascii="Calibri" w:hAnsi="Calibri"/>
              <w:sz w:val="22"/>
              <w:szCs w:val="22"/>
              <w:lang w:val="en-US" w:eastAsia="en-US"/>
            </w:rPr>
            <w:tab/>
          </w:r>
          <w:r>
            <w:rPr/>
            <w:t>Definition</w:t>
            <w:tab/>
          </w:r>
          <w:hyperlink w:anchor="__RefHeading___Toc532295028">
            <w:r>
              <w:rPr>
                <w:rStyle w:val="IndexLink"/>
              </w:rPr>
              <w:t>10</w:t>
            </w:r>
          </w:hyperlink>
        </w:p>
        <w:p>
          <w:pPr>
            <w:pStyle w:val="Contents4"/>
            <w:rPr>
              <w:rFonts w:ascii="Calibri" w:hAnsi="Calibri" w:cs="Calibri"/>
              <w:sz w:val="22"/>
              <w:szCs w:val="22"/>
              <w:lang w:val="en-US" w:eastAsia="en-US"/>
            </w:rPr>
          </w:pPr>
          <w:r>
            <w:rPr/>
            <w:t>4.1.2.2</w:t>
          </w:r>
          <w:r>
            <w:rPr>
              <w:rFonts w:cs="Calibri" w:ascii="Calibri" w:hAnsi="Calibri"/>
              <w:sz w:val="22"/>
              <w:szCs w:val="22"/>
              <w:lang w:val="en-US" w:eastAsia="en-US"/>
            </w:rPr>
            <w:tab/>
          </w:r>
          <w:r>
            <w:rPr/>
            <w:t>Test conditions</w:t>
            <w:tab/>
          </w:r>
          <w:hyperlink w:anchor="__RefHeading___Toc532295029">
            <w:r>
              <w:rPr>
                <w:rStyle w:val="IndexLink"/>
              </w:rPr>
              <w:t>10</w:t>
            </w:r>
          </w:hyperlink>
        </w:p>
        <w:p>
          <w:pPr>
            <w:pStyle w:val="Contents4"/>
            <w:rPr>
              <w:rFonts w:ascii="Calibri" w:hAnsi="Calibri" w:cs="Calibri"/>
              <w:sz w:val="22"/>
              <w:szCs w:val="22"/>
              <w:lang w:val="en-US" w:eastAsia="en-US"/>
            </w:rPr>
          </w:pPr>
          <w:r>
            <w:rPr/>
            <w:t>4.1.2.3</w:t>
          </w:r>
          <w:r>
            <w:rPr>
              <w:rFonts w:cs="Calibri" w:ascii="Calibri" w:hAnsi="Calibri"/>
              <w:sz w:val="22"/>
              <w:szCs w:val="22"/>
              <w:lang w:val="en-US" w:eastAsia="en-US"/>
            </w:rPr>
            <w:tab/>
          </w:r>
          <w:r>
            <w:rPr/>
            <w:t>Measurement</w:t>
            <w:tab/>
          </w:r>
          <w:hyperlink w:anchor="__RefHeading___Toc532295030">
            <w:r>
              <w:rPr>
                <w:rStyle w:val="IndexLink"/>
              </w:rPr>
              <w:t>11</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Objective Test Methodologies for Assessment of Immersive Audio Systems in the Receiving Direction</w:t>
            <w:tab/>
          </w:r>
          <w:hyperlink w:anchor="__RefHeading___Toc532295031">
            <w:r>
              <w:rPr>
                <w:rStyle w:val="IndexLink"/>
              </w:rPr>
              <w:t>11</w:t>
            </w:r>
          </w:hyperlink>
        </w:p>
        <w:p>
          <w:pPr>
            <w:pStyle w:val="Contents3"/>
            <w:rPr>
              <w:rFonts w:ascii="Calibri" w:hAnsi="Calibri" w:cs="Calibri"/>
              <w:sz w:val="22"/>
              <w:szCs w:val="22"/>
              <w:lang w:val="en-US" w:eastAsia="en-US"/>
            </w:rPr>
          </w:pPr>
          <w:r>
            <w:rPr/>
            <w:t>4.2.1</w:t>
          </w:r>
          <w:r>
            <w:rPr>
              <w:rFonts w:cs="Calibri" w:ascii="Calibri" w:hAnsi="Calibri"/>
              <w:sz w:val="22"/>
              <w:szCs w:val="22"/>
              <w:lang w:val="en-US" w:eastAsia="en-US"/>
            </w:rPr>
            <w:tab/>
          </w:r>
          <w:r>
            <w:rPr/>
            <w:t>Headset Binaural Diffuse-field Receive frequency response for Scene-based audio</w:t>
            <w:tab/>
          </w:r>
          <w:hyperlink w:anchor="__RefHeading___Toc532295032">
            <w:r>
              <w:rPr>
                <w:rStyle w:val="IndexLink"/>
              </w:rPr>
              <w:t>11</w:t>
            </w:r>
          </w:hyperlink>
        </w:p>
        <w:p>
          <w:pPr>
            <w:pStyle w:val="Contents4"/>
            <w:rPr>
              <w:rFonts w:ascii="Calibri" w:hAnsi="Calibri" w:cs="Calibri"/>
              <w:sz w:val="22"/>
              <w:szCs w:val="22"/>
              <w:lang w:val="en-US" w:eastAsia="en-US"/>
            </w:rPr>
          </w:pPr>
          <w:r>
            <w:rPr/>
            <w:t>4.2.1.1</w:t>
          </w:r>
          <w:r>
            <w:rPr>
              <w:rFonts w:cs="Calibri" w:ascii="Calibri" w:hAnsi="Calibri"/>
              <w:sz w:val="22"/>
              <w:szCs w:val="22"/>
              <w:lang w:val="en-US" w:eastAsia="en-US"/>
            </w:rPr>
            <w:tab/>
          </w:r>
          <w:r>
            <w:rPr/>
            <w:t>Introduction</w:t>
            <w:tab/>
          </w:r>
          <w:hyperlink w:anchor="__RefHeading___Toc532295033">
            <w:r>
              <w:rPr>
                <w:rStyle w:val="IndexLink"/>
              </w:rPr>
              <w:t>11</w:t>
            </w:r>
          </w:hyperlink>
        </w:p>
        <w:p>
          <w:pPr>
            <w:pStyle w:val="Contents4"/>
            <w:rPr>
              <w:rFonts w:ascii="Calibri" w:hAnsi="Calibri" w:cs="Calibri"/>
              <w:sz w:val="22"/>
              <w:szCs w:val="22"/>
              <w:lang w:val="en-US" w:eastAsia="en-US"/>
            </w:rPr>
          </w:pPr>
          <w:r>
            <w:rPr/>
            <w:t>4.2.1.2</w:t>
          </w:r>
          <w:r>
            <w:rPr>
              <w:rFonts w:cs="Calibri" w:ascii="Calibri" w:hAnsi="Calibri"/>
              <w:sz w:val="22"/>
              <w:szCs w:val="22"/>
              <w:lang w:val="en-US" w:eastAsia="en-US"/>
            </w:rPr>
            <w:tab/>
          </w:r>
          <w:r>
            <w:rPr/>
            <w:t>Definition</w:t>
            <w:tab/>
          </w:r>
          <w:hyperlink w:anchor="__RefHeading___Toc532295034">
            <w:r>
              <w:rPr>
                <w:rStyle w:val="IndexLink"/>
              </w:rPr>
              <w:t>11</w:t>
            </w:r>
          </w:hyperlink>
        </w:p>
        <w:p>
          <w:pPr>
            <w:pStyle w:val="Contents4"/>
            <w:rPr>
              <w:rFonts w:ascii="Calibri" w:hAnsi="Calibri" w:cs="Calibri"/>
              <w:sz w:val="22"/>
              <w:szCs w:val="22"/>
              <w:lang w:val="en-US" w:eastAsia="en-US"/>
            </w:rPr>
          </w:pPr>
          <w:r>
            <w:rPr/>
            <w:t>4.2.1.3</w:t>
          </w:r>
          <w:r>
            <w:rPr>
              <w:rFonts w:cs="Calibri" w:ascii="Calibri" w:hAnsi="Calibri"/>
              <w:sz w:val="22"/>
              <w:szCs w:val="22"/>
              <w:lang w:val="en-US" w:eastAsia="en-US"/>
            </w:rPr>
            <w:tab/>
          </w:r>
          <w:r>
            <w:rPr/>
            <w:t>Test Conditions</w:t>
            <w:tab/>
          </w:r>
          <w:hyperlink w:anchor="__RefHeading___Toc532295035">
            <w:r>
              <w:rPr>
                <w:rStyle w:val="IndexLink"/>
              </w:rPr>
              <w:t>11</w:t>
            </w:r>
          </w:hyperlink>
        </w:p>
        <w:p>
          <w:pPr>
            <w:pStyle w:val="Contents4"/>
            <w:rPr>
              <w:rFonts w:ascii="Calibri" w:hAnsi="Calibri" w:cs="Calibri"/>
              <w:sz w:val="22"/>
              <w:szCs w:val="22"/>
              <w:lang w:val="en-US" w:eastAsia="en-US"/>
            </w:rPr>
          </w:pPr>
          <w:r>
            <w:rPr/>
            <w:t>4.2.1.4</w:t>
          </w:r>
          <w:r>
            <w:rPr>
              <w:rFonts w:cs="Calibri" w:ascii="Calibri" w:hAnsi="Calibri"/>
              <w:sz w:val="22"/>
              <w:szCs w:val="22"/>
              <w:lang w:val="en-US" w:eastAsia="en-US"/>
            </w:rPr>
            <w:tab/>
          </w:r>
          <w:r>
            <w:rPr/>
            <w:t>Measurement</w:t>
            <w:tab/>
          </w:r>
          <w:hyperlink w:anchor="__RefHeading___Toc532295036">
            <w:r>
              <w:rPr>
                <w:rStyle w:val="IndexLink"/>
              </w:rPr>
              <w:t>11</w:t>
            </w:r>
          </w:hyperlink>
        </w:p>
        <w:p>
          <w:pPr>
            <w:pStyle w:val="Contents3"/>
            <w:rPr>
              <w:rFonts w:ascii="Calibri" w:hAnsi="Calibri" w:cs="Calibri"/>
              <w:sz w:val="22"/>
              <w:szCs w:val="22"/>
              <w:lang w:val="en-US" w:eastAsia="en-US"/>
            </w:rPr>
          </w:pPr>
          <w:r>
            <w:rPr/>
            <w:t>4.2.2</w:t>
          </w:r>
          <w:r>
            <w:rPr>
              <w:rFonts w:cs="Calibri" w:ascii="Calibri" w:hAnsi="Calibri"/>
              <w:sz w:val="22"/>
              <w:szCs w:val="22"/>
              <w:lang w:val="en-US" w:eastAsia="en-US"/>
            </w:rPr>
            <w:tab/>
          </w:r>
          <w:r>
            <w:rPr/>
            <w:t>Nominal System Sensitivity in Receive Direction for Channel-based audio</w:t>
            <w:tab/>
          </w:r>
          <w:hyperlink w:anchor="__RefHeading___Toc532295037">
            <w:r>
              <w:rPr>
                <w:rStyle w:val="IndexLink"/>
              </w:rPr>
              <w:t>12</w:t>
            </w:r>
          </w:hyperlink>
        </w:p>
        <w:p>
          <w:pPr>
            <w:pStyle w:val="Contents4"/>
            <w:rPr>
              <w:rFonts w:ascii="Calibri" w:hAnsi="Calibri" w:cs="Calibri"/>
              <w:sz w:val="22"/>
              <w:szCs w:val="22"/>
              <w:lang w:val="en-US" w:eastAsia="en-US"/>
            </w:rPr>
          </w:pPr>
          <w:r>
            <w:rPr/>
            <w:t>4.2.2.1</w:t>
          </w:r>
          <w:r>
            <w:rPr>
              <w:rFonts w:cs="Calibri" w:ascii="Calibri" w:hAnsi="Calibri"/>
              <w:sz w:val="22"/>
              <w:szCs w:val="22"/>
              <w:lang w:val="en-US" w:eastAsia="en-US"/>
            </w:rPr>
            <w:tab/>
          </w:r>
          <w:r>
            <w:rPr/>
            <w:t>Introduction</w:t>
            <w:tab/>
          </w:r>
          <w:hyperlink w:anchor="__RefHeading___Toc532295038">
            <w:r>
              <w:rPr>
                <w:rStyle w:val="IndexLink"/>
              </w:rPr>
              <w:t>12</w:t>
            </w:r>
          </w:hyperlink>
        </w:p>
        <w:p>
          <w:pPr>
            <w:pStyle w:val="Contents4"/>
            <w:rPr>
              <w:rFonts w:ascii="Calibri" w:hAnsi="Calibri" w:cs="Calibri"/>
              <w:sz w:val="22"/>
              <w:szCs w:val="22"/>
              <w:lang w:val="en-US" w:eastAsia="en-US"/>
            </w:rPr>
          </w:pPr>
          <w:r>
            <w:rPr/>
            <w:t>4.2.2.2</w:t>
          </w:r>
          <w:r>
            <w:rPr>
              <w:rFonts w:cs="Calibri" w:ascii="Calibri" w:hAnsi="Calibri"/>
              <w:sz w:val="22"/>
              <w:szCs w:val="22"/>
              <w:lang w:val="en-US" w:eastAsia="en-US"/>
            </w:rPr>
            <w:tab/>
          </w:r>
          <w:r>
            <w:rPr/>
            <w:t>Definition</w:t>
            <w:tab/>
          </w:r>
          <w:hyperlink w:anchor="__RefHeading___Toc532295039">
            <w:r>
              <w:rPr>
                <w:rStyle w:val="IndexLink"/>
              </w:rPr>
              <w:t>12</w:t>
            </w:r>
          </w:hyperlink>
        </w:p>
        <w:p>
          <w:pPr>
            <w:pStyle w:val="Contents4"/>
            <w:rPr>
              <w:rFonts w:ascii="Calibri" w:hAnsi="Calibri" w:cs="Calibri"/>
              <w:sz w:val="22"/>
              <w:szCs w:val="22"/>
              <w:lang w:val="en-US" w:eastAsia="en-US"/>
            </w:rPr>
          </w:pPr>
          <w:r>
            <w:rPr/>
            <w:t>4.2.2.3</w:t>
          </w:r>
          <w:r>
            <w:rPr>
              <w:rFonts w:cs="Calibri" w:ascii="Calibri" w:hAnsi="Calibri"/>
              <w:sz w:val="22"/>
              <w:szCs w:val="22"/>
              <w:lang w:val="en-US" w:eastAsia="en-US"/>
            </w:rPr>
            <w:tab/>
          </w:r>
          <w:r>
            <w:rPr/>
            <w:t>Test Conditions</w:t>
            <w:tab/>
          </w:r>
          <w:hyperlink w:anchor="__RefHeading___Toc532295040">
            <w:r>
              <w:rPr>
                <w:rStyle w:val="IndexLink"/>
              </w:rPr>
              <w:t>12</w:t>
            </w:r>
          </w:hyperlink>
        </w:p>
        <w:p>
          <w:pPr>
            <w:pStyle w:val="Contents4"/>
            <w:rPr>
              <w:rFonts w:ascii="Calibri" w:hAnsi="Calibri" w:cs="Calibri"/>
              <w:sz w:val="22"/>
              <w:szCs w:val="22"/>
              <w:lang w:val="en-US" w:eastAsia="en-US"/>
            </w:rPr>
          </w:pPr>
          <w:r>
            <w:rPr/>
            <w:t>4.2.2.4</w:t>
          </w:r>
          <w:r>
            <w:rPr>
              <w:rFonts w:cs="Calibri" w:ascii="Calibri" w:hAnsi="Calibri"/>
              <w:sz w:val="22"/>
              <w:szCs w:val="22"/>
              <w:lang w:val="en-US" w:eastAsia="en-US"/>
            </w:rPr>
            <w:tab/>
          </w:r>
          <w:r>
            <w:rPr/>
            <w:t>Measurement</w:t>
            <w:tab/>
          </w:r>
          <w:hyperlink w:anchor="__RefHeading___Toc532295041">
            <w:r>
              <w:rPr>
                <w:rStyle w:val="IndexLink"/>
              </w:rPr>
              <w:t>12</w:t>
            </w:r>
          </w:hyperlink>
        </w:p>
        <w:p>
          <w:pPr>
            <w:pStyle w:val="Contents3"/>
            <w:rPr>
              <w:rFonts w:ascii="Calibri" w:hAnsi="Calibri" w:cs="Calibri"/>
              <w:sz w:val="22"/>
              <w:szCs w:val="22"/>
              <w:lang w:val="en-US" w:eastAsia="en-US"/>
            </w:rPr>
          </w:pPr>
          <w:r>
            <w:rPr/>
            <w:t>4.2.3</w:t>
          </w:r>
          <w:r>
            <w:rPr>
              <w:rFonts w:cs="Calibri" w:ascii="Calibri" w:hAnsi="Calibri"/>
              <w:sz w:val="22"/>
              <w:szCs w:val="22"/>
              <w:lang w:val="en-US" w:eastAsia="en-US"/>
            </w:rPr>
            <w:tab/>
          </w:r>
          <w:r>
            <w:rPr/>
            <w:t>Motion to Sound Latency in Dynamic Binaural Rendering Systems</w:t>
            <w:tab/>
          </w:r>
          <w:hyperlink w:anchor="__RefHeading___Toc532295042">
            <w:r>
              <w:rPr>
                <w:rStyle w:val="IndexLink"/>
              </w:rPr>
              <w:t>13</w:t>
            </w:r>
          </w:hyperlink>
        </w:p>
        <w:p>
          <w:pPr>
            <w:pStyle w:val="Contents4"/>
            <w:rPr>
              <w:rFonts w:ascii="Calibri" w:hAnsi="Calibri" w:cs="Calibri"/>
              <w:sz w:val="22"/>
              <w:szCs w:val="22"/>
              <w:lang w:val="en-US" w:eastAsia="en-US"/>
            </w:rPr>
          </w:pPr>
          <w:r>
            <w:rPr/>
            <w:t>4.2.3.1</w:t>
          </w:r>
          <w:r>
            <w:rPr>
              <w:rFonts w:cs="Calibri" w:ascii="Calibri" w:hAnsi="Calibri"/>
              <w:sz w:val="22"/>
              <w:szCs w:val="22"/>
              <w:lang w:val="en-US" w:eastAsia="en-US"/>
            </w:rPr>
            <w:tab/>
          </w:r>
          <w:r>
            <w:rPr/>
            <w:t>Introduction</w:t>
            <w:tab/>
          </w:r>
          <w:hyperlink w:anchor="__RefHeading___Toc532295043">
            <w:r>
              <w:rPr>
                <w:rStyle w:val="IndexLink"/>
              </w:rPr>
              <w:t>13</w:t>
            </w:r>
          </w:hyperlink>
        </w:p>
        <w:p>
          <w:pPr>
            <w:pStyle w:val="Contents4"/>
            <w:rPr>
              <w:rFonts w:ascii="Calibri" w:hAnsi="Calibri" w:cs="Calibri"/>
              <w:sz w:val="22"/>
              <w:szCs w:val="22"/>
              <w:lang w:val="en-US" w:eastAsia="en-US"/>
            </w:rPr>
          </w:pPr>
          <w:r>
            <w:rPr/>
            <w:t>4.2.3.2</w:t>
          </w:r>
          <w:r>
            <w:rPr>
              <w:rFonts w:cs="Calibri" w:ascii="Calibri" w:hAnsi="Calibri"/>
              <w:sz w:val="22"/>
              <w:szCs w:val="22"/>
              <w:lang w:val="en-US" w:eastAsia="en-US"/>
            </w:rPr>
            <w:tab/>
          </w:r>
          <w:r>
            <w:rPr/>
            <w:t>Requirements</w:t>
            <w:tab/>
          </w:r>
          <w:hyperlink w:anchor="__RefHeading___Toc532295044">
            <w:r>
              <w:rPr>
                <w:rStyle w:val="IndexLink"/>
              </w:rPr>
              <w:t>13</w:t>
            </w:r>
          </w:hyperlink>
        </w:p>
        <w:p>
          <w:pPr>
            <w:pStyle w:val="Contents4"/>
            <w:rPr>
              <w:rFonts w:ascii="Calibri" w:hAnsi="Calibri" w:cs="Calibri"/>
              <w:sz w:val="22"/>
              <w:szCs w:val="22"/>
              <w:lang w:val="en-US" w:eastAsia="en-US"/>
            </w:rPr>
          </w:pPr>
          <w:r>
            <w:rPr/>
            <w:t>4.2.3.3</w:t>
          </w:r>
          <w:r>
            <w:rPr>
              <w:rFonts w:cs="Calibri" w:ascii="Calibri" w:hAnsi="Calibri"/>
              <w:sz w:val="22"/>
              <w:szCs w:val="22"/>
              <w:lang w:val="en-US" w:eastAsia="en-US"/>
            </w:rPr>
            <w:tab/>
          </w:r>
          <w:r>
            <w:rPr/>
            <w:t>Calibration</w:t>
            <w:tab/>
          </w:r>
          <w:hyperlink w:anchor="__RefHeading___Toc532295045">
            <w:r>
              <w:rPr>
                <w:rStyle w:val="IndexLink"/>
              </w:rPr>
              <w:t>14</w:t>
            </w:r>
          </w:hyperlink>
        </w:p>
        <w:p>
          <w:pPr>
            <w:pStyle w:val="Contents4"/>
            <w:rPr>
              <w:rFonts w:ascii="Calibri" w:hAnsi="Calibri" w:cs="Calibri"/>
              <w:sz w:val="22"/>
              <w:szCs w:val="22"/>
              <w:lang w:val="en-US" w:eastAsia="en-US"/>
            </w:rPr>
          </w:pPr>
          <w:r>
            <w:rPr/>
            <w:t>4.2.3.4</w:t>
          </w:r>
          <w:r>
            <w:rPr>
              <w:rFonts w:cs="Calibri" w:ascii="Calibri" w:hAnsi="Calibri"/>
              <w:sz w:val="22"/>
              <w:szCs w:val="22"/>
              <w:lang w:val="en-US" w:eastAsia="en-US"/>
            </w:rPr>
            <w:tab/>
          </w:r>
          <w:r>
            <w:rPr/>
            <w:t>Evaluation Environment</w:t>
            <w:tab/>
          </w:r>
          <w:hyperlink w:anchor="__RefHeading___Toc532295046">
            <w:r>
              <w:rPr>
                <w:rStyle w:val="IndexLink"/>
              </w:rPr>
              <w:t>14</w:t>
            </w:r>
          </w:hyperlink>
        </w:p>
        <w:p>
          <w:pPr>
            <w:pStyle w:val="Contents4"/>
            <w:rPr>
              <w:rFonts w:ascii="Calibri" w:hAnsi="Calibri" w:cs="Calibri"/>
              <w:sz w:val="22"/>
              <w:szCs w:val="22"/>
              <w:lang w:val="en-US" w:eastAsia="en-US"/>
            </w:rPr>
          </w:pPr>
          <w:r>
            <w:rPr/>
            <w:t>4.2.3.5</w:t>
          </w:r>
          <w:r>
            <w:rPr>
              <w:rFonts w:cs="Calibri" w:ascii="Calibri" w:hAnsi="Calibri"/>
              <w:sz w:val="22"/>
              <w:szCs w:val="22"/>
              <w:lang w:val="en-US" w:eastAsia="en-US"/>
            </w:rPr>
            <w:tab/>
          </w:r>
          <w:r>
            <w:rPr/>
            <w:t>Data acquisition</w:t>
            <w:tab/>
          </w:r>
          <w:hyperlink w:anchor="__RefHeading___Toc532295047">
            <w:r>
              <w:rPr>
                <w:rStyle w:val="IndexLink"/>
              </w:rPr>
              <w:t>15</w:t>
            </w:r>
          </w:hyperlink>
        </w:p>
        <w:p>
          <w:pPr>
            <w:pStyle w:val="Contents4"/>
            <w:rPr>
              <w:rFonts w:ascii="Calibri" w:hAnsi="Calibri" w:cs="Calibri"/>
              <w:sz w:val="22"/>
              <w:szCs w:val="22"/>
              <w:lang w:val="en-US" w:eastAsia="en-US"/>
            </w:rPr>
          </w:pPr>
          <w:r>
            <w:rPr/>
            <w:t>4.2.3.6</w:t>
          </w:r>
          <w:r>
            <w:rPr>
              <w:rFonts w:cs="Calibri" w:ascii="Calibri" w:hAnsi="Calibri"/>
              <w:sz w:val="22"/>
              <w:szCs w:val="22"/>
              <w:lang w:val="en-US" w:eastAsia="en-US"/>
            </w:rPr>
            <w:tab/>
          </w:r>
          <w:r>
            <w:rPr/>
            <w:t>Data Analysis</w:t>
            <w:tab/>
          </w:r>
          <w:hyperlink w:anchor="__RefHeading___Toc532295048">
            <w:r>
              <w:rPr>
                <w:rStyle w:val="IndexLink"/>
              </w:rPr>
              <w:t>15</w:t>
            </w:r>
          </w:hyperlink>
        </w:p>
        <w:p>
          <w:pPr>
            <w:pStyle w:val="Contents8"/>
            <w:rPr>
              <w:rFonts w:ascii="Calibri" w:hAnsi="Calibri" w:cs="Calibri"/>
              <w:b w:val="false"/>
              <w:b w:val="false"/>
              <w:szCs w:val="22"/>
              <w:lang w:val="en-US" w:eastAsia="en-US"/>
            </w:rPr>
          </w:pPr>
          <w:r>
            <w:rPr/>
            <w:t>Annex A (normative):</w:t>
            <w:tab/>
            <w:t xml:space="preserve"> Order dependent directions</w:t>
            <w:tab/>
          </w:r>
          <w:hyperlink w:anchor="__RefHeading___Toc532295049">
            <w:r>
              <w:rPr>
                <w:rStyle w:val="IndexLink"/>
              </w:rPr>
              <w:t>18</w:t>
            </w:r>
          </w:hyperlink>
        </w:p>
        <w:p>
          <w:pPr>
            <w:pStyle w:val="Contents8"/>
            <w:rPr>
              <w:rFonts w:ascii="Calibri" w:hAnsi="Calibri" w:cs="Calibri"/>
              <w:b w:val="false"/>
              <w:b w:val="false"/>
              <w:szCs w:val="22"/>
              <w:lang w:val="en-US" w:eastAsia="en-US"/>
            </w:rPr>
          </w:pPr>
          <w:r>
            <w:rPr/>
            <w:t>Annex B (normative):</w:t>
            <w:tab/>
            <w:t xml:space="preserve"> Directions in Gaussian spherical grid</w:t>
            <w:tab/>
          </w:r>
          <w:hyperlink w:anchor="__RefHeading___Toc532295050">
            <w:r>
              <w:rPr>
                <w:rStyle w:val="IndexLink"/>
              </w:rPr>
              <w:t>22</w:t>
            </w:r>
          </w:hyperlink>
        </w:p>
        <w:p>
          <w:pPr>
            <w:pStyle w:val="Contents1"/>
            <w:rPr>
              <w:rFonts w:ascii="Calibri" w:hAnsi="Calibri" w:cs="Calibri"/>
              <w:szCs w:val="22"/>
              <w:lang w:val="en-US" w:eastAsia="en-US"/>
            </w:rPr>
          </w:pPr>
          <w:r>
            <w:rPr/>
            <w:t>B.1</w:t>
          </w:r>
          <w:r>
            <w:rPr>
              <w:rFonts w:cs="Calibri" w:ascii="Calibri" w:hAnsi="Calibri"/>
              <w:szCs w:val="22"/>
              <w:lang w:val="en-US" w:eastAsia="en-US"/>
            </w:rPr>
            <w:tab/>
          </w:r>
          <w:r>
            <w:rPr/>
            <w:t>Definition</w:t>
            <w:tab/>
          </w:r>
          <w:hyperlink w:anchor="__RefHeading___Toc532295051">
            <w:r>
              <w:rPr>
                <w:rStyle w:val="IndexLink"/>
              </w:rPr>
              <w:t>22</w:t>
            </w:r>
          </w:hyperlink>
        </w:p>
        <w:p>
          <w:pPr>
            <w:pStyle w:val="Contents1"/>
            <w:rPr>
              <w:rFonts w:ascii="Calibri" w:hAnsi="Calibri" w:cs="Calibri"/>
              <w:szCs w:val="22"/>
              <w:lang w:val="en-US" w:eastAsia="en-US"/>
            </w:rPr>
          </w:pPr>
          <w:r>
            <w:rPr/>
            <w:t>B.2</w:t>
          </w:r>
          <w:r>
            <w:rPr>
              <w:rFonts w:cs="Calibri" w:ascii="Calibri" w:hAnsi="Calibri"/>
              <w:szCs w:val="22"/>
              <w:lang w:val="en-US" w:eastAsia="en-US"/>
            </w:rPr>
            <w:tab/>
          </w:r>
          <w:r>
            <w:rPr/>
            <w:t>Example loudspeaker array</w:t>
            <w:tab/>
          </w:r>
          <w:hyperlink w:anchor="__RefHeading___Toc532295052">
            <w:r>
              <w:rPr>
                <w:rStyle w:val="IndexLink"/>
              </w:rPr>
              <w:t>22</w:t>
            </w:r>
          </w:hyperlink>
        </w:p>
        <w:p>
          <w:pPr>
            <w:pStyle w:val="Contents8"/>
            <w:rPr>
              <w:rFonts w:ascii="Calibri" w:hAnsi="Calibri" w:cs="Calibri"/>
              <w:szCs w:val="22"/>
              <w:lang w:val="en-US" w:eastAsia="en-US"/>
            </w:rPr>
          </w:pPr>
          <w:r>
            <w:rPr>
              <w:b w:val="false"/>
            </w:rPr>
            <w:t>Annex C (informative):</w:t>
            <w:tab/>
            <w:t>Change history</w:t>
            <w:tab/>
          </w:r>
          <w:hyperlink w:anchor="__RefHeading___Toc532295053">
            <w:r>
              <w:rPr>
                <w:rStyle w:val="IndexLink"/>
                <w:b w:val="false"/>
              </w:rPr>
              <w:t>23</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6" w:name="__RefHeading___Toc532295008"/>
      <w:bookmarkEnd w:id="6"/>
      <w:r>
        <w:rPr/>
        <w:t>Foreword</w:t>
      </w:r>
    </w:p>
    <w:p>
      <w:pPr>
        <w:pStyle w:val="Normal"/>
        <w:rPr/>
      </w:pPr>
      <w:r>
        <w:rPr/>
        <w:t>This Technical Specification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ind w:left="1134" w:hanging="1134"/>
        <w:rPr/>
      </w:pPr>
      <w:bookmarkStart w:id="7" w:name="__RefHeading___Toc532295009"/>
      <w:bookmarkEnd w:id="7"/>
      <w:r>
        <w:rPr/>
        <w:t>Introduction</w:t>
      </w:r>
    </w:p>
    <w:p>
      <w:pPr>
        <w:pStyle w:val="Normal"/>
        <w:rPr/>
      </w:pPr>
      <w:r>
        <w:rPr/>
        <w:t>Audio is a key component of an immersive multimedia experience and 3GPP systems are expected to deliver immersive audio with a high Quality of Experience. However, industry agreed methods to assess the Quality of Experience for immersive audio are relatively few and the present document seeks to address this gap by providing objective test methods for the assessment of immersive audio.</w:t>
      </w:r>
      <w:r>
        <w:br w:type="page"/>
      </w:r>
    </w:p>
    <w:p>
      <w:pPr>
        <w:pStyle w:val="Heading1"/>
        <w:ind w:left="1134" w:hanging="1134"/>
        <w:rPr/>
      </w:pPr>
      <w:bookmarkStart w:id="8" w:name="__RefHeading___Toc532295010"/>
      <w:bookmarkEnd w:id="8"/>
      <w:r>
        <w:rPr/>
        <w:t>1</w:t>
        <w:tab/>
        <w:t>Scope</w:t>
      </w:r>
    </w:p>
    <w:p>
      <w:pPr>
        <w:pStyle w:val="Normal"/>
        <w:rPr/>
      </w:pPr>
      <w:r>
        <w:rPr/>
        <w:t>The present document specifies objective test methodologies for 3GPP immersive audio systems including channel based, object based, scene-based and hybrids of these formats. The subjective evaluation methods described in the present document are applicable to audio capture, coding, transmission and rendering as indicated in their corresponding clauses.</w:t>
      </w:r>
    </w:p>
    <w:p>
      <w:pPr>
        <w:pStyle w:val="Heading1"/>
        <w:ind w:left="1134" w:hanging="1134"/>
        <w:rPr/>
      </w:pPr>
      <w:bookmarkStart w:id="9" w:name="__RefHeading___Toc532295011"/>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[2]</w:t>
        <w:tab/>
        <w:t>J. Fliege und U. Maier: "A two-stage approach for computing cubature formulae for the sphere," Dortmund University, 1999.</w:t>
      </w:r>
    </w:p>
    <w:p>
      <w:pPr>
        <w:pStyle w:val="EX"/>
        <w:rPr/>
      </w:pPr>
      <w:r>
        <w:rPr/>
        <w:t>[3]</w:t>
        <w:tab/>
        <w:t>ISO 3745 - Annex A: "Acoustics - Determination of sound power levels and sound energy levels of noise sources using sound pressure -- Precision methods for anechoic rooms and hemi-anechoic rooms - Annex A: General procedures for qualification of anechoic and hemi-anechoic rooms".</w:t>
      </w:r>
    </w:p>
    <w:p>
      <w:pPr>
        <w:pStyle w:val="EX"/>
        <w:rPr/>
      </w:pPr>
      <w:r>
        <w:rPr/>
        <w:t>[4]</w:t>
        <w:tab/>
        <w:t>ISO 1996 Acoustics: "Description, measurement and assessment of environmental noise".</w:t>
      </w:r>
    </w:p>
    <w:p>
      <w:pPr>
        <w:pStyle w:val="EX"/>
        <w:rPr/>
      </w:pPr>
      <w:r>
        <w:rPr/>
        <w:t>[5]</w:t>
        <w:tab/>
        <w:t>ANSI S1.4: "</w:t>
      </w:r>
      <w:r>
        <w:rPr>
          <w:color w:val="333333"/>
          <w:lang w:val="en"/>
        </w:rPr>
        <w:t>Specifications for Sound Level Meters</w:t>
      </w:r>
      <w:r>
        <w:rPr/>
        <w:t>".</w:t>
      </w:r>
    </w:p>
    <w:p>
      <w:pPr>
        <w:pStyle w:val="EX"/>
        <w:rPr/>
      </w:pPr>
      <w:r>
        <w:rPr/>
        <w:t>[6]</w:t>
        <w:tab/>
        <w:t>ISO 3: "Preferred numbers – Series of preferred numbers".</w:t>
      </w:r>
    </w:p>
    <w:p>
      <w:pPr>
        <w:pStyle w:val="EX"/>
        <w:rPr/>
      </w:pPr>
      <w:r>
        <w:rPr/>
        <w:t>[7]</w:t>
        <w:tab/>
        <w:t>B. Rafaely, “Analysis and design of spherical microphone arrays,” IEEE Transactions on Speech and Audio Processing, no. 13, 2005, pp. 135 – 143</w:t>
      </w:r>
    </w:p>
    <w:p>
      <w:pPr>
        <w:pStyle w:val="Heading1"/>
        <w:ind w:left="1134" w:hanging="1134"/>
        <w:rPr/>
      </w:pPr>
      <w:bookmarkStart w:id="10" w:name="__RefHeading___Toc532295012"/>
      <w:bookmarkEnd w:id="10"/>
      <w:r>
        <w:rPr/>
        <w:t>3</w:t>
        <w:tab/>
        <w:t>Definitions, symbols and abbreviations</w:t>
      </w:r>
    </w:p>
    <w:p>
      <w:pPr>
        <w:pStyle w:val="Heading2"/>
        <w:rPr/>
      </w:pPr>
      <w:bookmarkStart w:id="11" w:name="__RefHeading___Toc532295013"/>
      <w:bookmarkEnd w:id="11"/>
      <w:r>
        <w:rPr/>
        <w:t>3.1</w:t>
        <w:tab/>
        <w:t>Definitions</w:t>
      </w:r>
    </w:p>
    <w:p>
      <w:pPr>
        <w:pStyle w:val="Normal"/>
        <w:rPr/>
      </w:pPr>
      <w:r>
        <w:rPr/>
        <w:t>For the purposes of the present document, the terms and definitions given in 3GPP TR 21.905 [1] and the following apply. A term defined in the present document takes precedence over the definition of the same term, if any, in 3GPP TR 21.905 [1].</w:t>
      </w:r>
    </w:p>
    <w:p>
      <w:pPr>
        <w:pStyle w:val="Normal"/>
        <w:rPr/>
      </w:pPr>
      <w:r>
        <w:rPr>
          <w:b/>
        </w:rPr>
        <w:t>spherical coordinates:</w:t>
      </w:r>
      <w:r>
        <w:rPr/>
        <w:t xml:space="preserve"> The coordinate system used in this document is defined such that the x-axis points to the front, the y-axis to the left and the z-axis to the top (see Figure 0). Spherical coordinates are the distance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60960" cy="152400"/>
            <wp:effectExtent l="0" t="0" r="0" b="0"/>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6"/>
                    <a:srcRect l="-592" t="-236" r="-592" b="-236"/>
                    <a:stretch>
                      <a:fillRect/>
                    </a:stretch>
                  </pic:blipFill>
                  <pic:spPr bwMode="auto">
                    <a:xfrm>
                      <a:off x="0" y="0"/>
                      <a:ext cx="60960" cy="152400"/>
                    </a:xfrm>
                    <a:prstGeom prst="rect">
                      <a:avLst/>
                    </a:prstGeom>
                  </pic:spPr>
                </pic:pic>
              </a:graphicData>
            </a:graphic>
          </wp:inline>
        </w:drawing>
      </w:r>
      <w:r>
        <w:rPr>
          <w:position w:val="-5"/>
        </w:rPr>
      </w:r>
      <w:r>
        <w:rPr>
          <w:position w:val="-5"/>
        </w:rPr>
        <w:fldChar w:fldCharType="end"/>
      </w:r>
      <w:r>
        <w:rPr/>
        <w:t xml:space="preserve"> from the origin, the azimuth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91440" cy="152400"/>
            <wp:effectExtent l="0" t="0" r="0" b="0"/>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7"/>
                    <a:srcRect l="-394" t="-236" r="-394" b="-236"/>
                    <a:stretch>
                      <a:fillRect/>
                    </a:stretch>
                  </pic:blipFill>
                  <pic:spPr bwMode="auto">
                    <a:xfrm>
                      <a:off x="0" y="0"/>
                      <a:ext cx="91440" cy="152400"/>
                    </a:xfrm>
                    <a:prstGeom prst="rect">
                      <a:avLst/>
                    </a:prstGeom>
                  </pic:spPr>
                </pic:pic>
              </a:graphicData>
            </a:graphic>
          </wp:inline>
        </w:drawing>
      </w:r>
      <w:r>
        <w:rPr>
          <w:position w:val="-5"/>
        </w:rPr>
      </w:r>
      <w:r>
        <w:rPr>
          <w:position w:val="-5"/>
        </w:rPr>
        <w:fldChar w:fldCharType="end"/>
      </w:r>
      <w:r>
        <w:rPr/>
        <w:t xml:space="preserve"> in mathematical positive orientation (counter-clockwise) and the elevation angle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76200" cy="152400"/>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8"/>
                    <a:srcRect l="-474" t="-236" r="-474" b="-236"/>
                    <a:stretch>
                      <a:fillRect/>
                    </a:stretch>
                  </pic:blipFill>
                  <pic:spPr bwMode="auto">
                    <a:xfrm>
                      <a:off x="0" y="0"/>
                      <a:ext cx="76200" cy="152400"/>
                    </a:xfrm>
                    <a:prstGeom prst="rect">
                      <a:avLst/>
                    </a:prstGeom>
                  </pic:spPr>
                </pic:pic>
              </a:graphicData>
            </a:graphic>
          </wp:inline>
        </w:drawing>
      </w:r>
      <w:r>
        <w:rPr>
          <w:position w:val="-5"/>
        </w:rPr>
      </w:r>
      <w:r>
        <w:rPr>
          <w:position w:val="-5"/>
        </w:rPr>
        <w:fldChar w:fldCharType="end"/>
      </w:r>
      <w:r>
        <w:rPr/>
        <w:t xml:space="preserve"> relative to the z-axis (with 0 degrees pointing to the equator and +90 degrees pointing to the North pole).</w:t>
      </w:r>
    </w:p>
    <w:p>
      <w:pPr>
        <w:pStyle w:val="Normal"/>
        <w:rPr/>
      </w:pPr>
      <w:r>
        <w:rPr/>
      </w:r>
    </w:p>
    <w:p>
      <w:pPr>
        <w:pStyle w:val="TH"/>
        <w:rPr>
          <w:lang w:eastAsia="ko-KR"/>
        </w:rPr>
      </w:pPr>
      <w:r>
        <w:rPr/>
        <w:drawing>
          <wp:inline distT="0" distB="0" distL="0" distR="0">
            <wp:extent cx="2475865" cy="2315210"/>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9"/>
                    <a:srcRect l="55752" t="22267" r="2550" b="2138"/>
                    <a:stretch>
                      <a:fillRect/>
                    </a:stretch>
                  </pic:blipFill>
                  <pic:spPr bwMode="auto">
                    <a:xfrm>
                      <a:off x="0" y="0"/>
                      <a:ext cx="2475865" cy="2315210"/>
                    </a:xfrm>
                    <a:prstGeom prst="rect">
                      <a:avLst/>
                    </a:prstGeom>
                  </pic:spPr>
                </pic:pic>
              </a:graphicData>
            </a:graphic>
          </wp:inline>
        </w:drawing>
      </w:r>
    </w:p>
    <w:p>
      <w:pPr>
        <w:pStyle w:val="TF"/>
        <w:keepNext w:val="true"/>
        <w:rPr/>
      </w:pPr>
      <w:r>
        <w:rPr/>
        <w:t xml:space="preserve">Figure </w:t>
      </w:r>
      <w:r>
        <w:rPr>
          <w:lang w:val="en-US" w:eastAsia="ko-KR"/>
        </w:rPr>
        <w:t>0</w:t>
      </w:r>
      <w:r>
        <w:rPr/>
        <w:t xml:space="preserve">: </w:t>
      </w:r>
      <w:r>
        <w:rPr>
          <w:lang w:eastAsia="ko-KR"/>
        </w:rPr>
        <w:t>Spherical coordinate</w:t>
      </w:r>
      <w:r>
        <w:rPr>
          <w:lang w:eastAsia="ko-KR"/>
        </w:rPr>
        <w:t xml:space="preserve"> system</w:t>
      </w:r>
    </w:p>
    <w:p>
      <w:pPr>
        <w:pStyle w:val="Normal"/>
        <w:rPr>
          <w:lang w:val="en-US" w:eastAsia="en-US"/>
        </w:rPr>
      </w:pPr>
      <w:r>
        <w:rPr>
          <w:b/>
        </w:rPr>
        <w:t>dBFS:</w:t>
      </w:r>
      <w:r>
        <w:rPr/>
        <w:t xml:space="preserve"> dB full-scale, where 0 dBFS refers to the RMS level of a DC-free sinusoidal signal exercising the full scale of the digital interface/file.</w:t>
      </w:r>
    </w:p>
    <w:p>
      <w:pPr>
        <w:pStyle w:val="FP"/>
        <w:rPr>
          <w:lang w:val="en-US" w:eastAsia="en-US"/>
        </w:rPr>
      </w:pPr>
      <w:r>
        <w:rPr>
          <w:lang w:val="en-US" w:eastAsia="en-US"/>
        </w:rPr>
      </w:r>
    </w:p>
    <w:p>
      <w:pPr>
        <w:pStyle w:val="Heading2"/>
        <w:rPr/>
      </w:pPr>
      <w:bookmarkStart w:id="12" w:name="__RefHeading___Toc532295014"/>
      <w:bookmarkEnd w:id="12"/>
      <w:r>
        <w:rPr/>
        <w:t>3.2</w:t>
        <w:tab/>
        <w:t>Symbols</w:t>
      </w:r>
    </w:p>
    <w:p>
      <w:pPr>
        <w:pStyle w:val="Normal"/>
        <w:keepNext w:val="true"/>
        <w:rPr/>
      </w:pPr>
      <w:r>
        <w:rPr/>
        <w:t>For the purposes of the present document, the following symbols apply:</w:t>
      </w:r>
    </w:p>
    <w:p>
      <w:pPr>
        <w:pStyle w:val="EW"/>
        <w:rPr/>
      </w:pPr>
      <w:r>
        <w:rPr>
          <w:b/>
        </w:rPr>
        <w:t>LA</w:t>
      </w:r>
      <w:r>
        <w:rPr>
          <w:b/>
          <w:vertAlign w:val="subscript"/>
        </w:rPr>
        <w:t>eq</w:t>
      </w:r>
      <w:r>
        <w:rPr/>
        <w:tab/>
        <w:t>the sound level in decibels equivalent to the total A-weighted sound energy measured over a stated period of time.</w:t>
      </w:r>
    </w:p>
    <w:p>
      <w:pPr>
        <w:pStyle w:val="EW"/>
        <w:rPr/>
      </w:pP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91440" cy="152400"/>
            <wp:effectExtent l="0" t="0" r="0" b="0"/>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10"/>
                    <a:srcRect l="-394" t="-236" r="-394" b="-236"/>
                    <a:stretch>
                      <a:fillRect/>
                    </a:stretch>
                  </pic:blipFill>
                  <pic:spPr bwMode="auto">
                    <a:xfrm>
                      <a:off x="0" y="0"/>
                      <a:ext cx="91440" cy="152400"/>
                    </a:xfrm>
                    <a:prstGeom prst="rect">
                      <a:avLst/>
                    </a:prstGeom>
                  </pic:spPr>
                </pic:pic>
              </a:graphicData>
            </a:graphic>
          </wp:inline>
        </w:drawing>
      </w:r>
      <w:r>
        <w:rPr>
          <w:position w:val="-5"/>
        </w:rPr>
      </w:r>
      <w:r>
        <w:rPr>
          <w:position w:val="-5"/>
        </w:rPr>
        <w:fldChar w:fldCharType="end"/>
      </w:r>
      <w:r>
        <w:fldChar w:fldCharType="begin"/>
      </w:r>
      <w:r>
        <w:rPr/>
        <w:instrText xml:space="preserve"> QUOTE </w:instrText>
      </w:r>
      <w:r>
        <w:rPr/>
      </w:r>
      <w:r>
        <w:rPr/>
        <w:fldChar w:fldCharType="separate"/>
      </w:r>
      <w:r>
        <w:rPr/>
      </w:r>
      <w:r>
        <w:rPr/>
      </w:r>
      <w:r>
        <w:rPr/>
        <w:fldChar w:fldCharType="end"/>
      </w:r>
      <w:r>
        <w:rPr/>
        <w:tab/>
        <w:t>azimuth</w:t>
      </w:r>
    </w:p>
    <w:p>
      <w:pPr>
        <w:pStyle w:val="EW"/>
        <w:rPr/>
      </w:pP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76200" cy="152400"/>
            <wp:effectExtent l="0" t="0" r="0" b="0"/>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11"/>
                    <a:srcRect l="-474" t="-236" r="-474" b="-236"/>
                    <a:stretch>
                      <a:fillRect/>
                    </a:stretch>
                  </pic:blipFill>
                  <pic:spPr bwMode="auto">
                    <a:xfrm>
                      <a:off x="0" y="0"/>
                      <a:ext cx="76200" cy="152400"/>
                    </a:xfrm>
                    <a:prstGeom prst="rect">
                      <a:avLst/>
                    </a:prstGeom>
                  </pic:spPr>
                </pic:pic>
              </a:graphicData>
            </a:graphic>
          </wp:inline>
        </w:drawing>
      </w:r>
      <w:r>
        <w:rPr>
          <w:position w:val="-5"/>
        </w:rPr>
      </w:r>
      <w:r>
        <w:rPr>
          <w:position w:val="-5"/>
        </w:rPr>
        <w:fldChar w:fldCharType="end"/>
      </w:r>
      <w:r>
        <w:rPr/>
        <w:tab/>
        <w:t>elevation</w:t>
      </w:r>
    </w:p>
    <w:p>
      <w:pPr>
        <w:pStyle w:val="FP"/>
        <w:rPr/>
      </w:pPr>
      <w:r>
        <w:rPr/>
      </w:r>
    </w:p>
    <w:p>
      <w:pPr>
        <w:pStyle w:val="Heading2"/>
        <w:rPr/>
      </w:pPr>
      <w:bookmarkStart w:id="13" w:name="__RefHeading___Toc532295015"/>
      <w:bookmarkEnd w:id="13"/>
      <w:r>
        <w:rPr/>
        <w:t>3.3</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Heading1"/>
        <w:ind w:left="1134" w:hanging="1134"/>
        <w:rPr/>
      </w:pPr>
      <w:bookmarkStart w:id="14" w:name="__RefHeading___Toc532295016"/>
      <w:bookmarkEnd w:id="14"/>
      <w:r>
        <w:rPr/>
        <w:t>4</w:t>
        <w:tab/>
        <w:t>Objective Test Methodologies for Immersive Audio Systems</w:t>
      </w:r>
    </w:p>
    <w:p>
      <w:pPr>
        <w:pStyle w:val="Heading2"/>
        <w:rPr/>
      </w:pPr>
      <w:bookmarkStart w:id="15" w:name="__RefHeading___Toc532295017"/>
      <w:bookmarkEnd w:id="15"/>
      <w:r>
        <w:rPr/>
        <w:t>4.1</w:t>
        <w:tab/>
        <w:t>Objective Test Methodologies for Assessment of Immersive Audio Systems in the Sending Direction</w:t>
      </w:r>
    </w:p>
    <w:p>
      <w:pPr>
        <w:pStyle w:val="Heading3"/>
        <w:rPr/>
      </w:pPr>
      <w:bookmarkStart w:id="16" w:name="__RefHeading___Toc532295018"/>
      <w:bookmarkEnd w:id="16"/>
      <w:r>
        <w:rPr/>
        <w:t>4.1.1</w:t>
        <w:tab/>
        <w:t>Diffuse-field Send Frequency Response for Scene-based Audio</w:t>
      </w:r>
    </w:p>
    <w:p>
      <w:pPr>
        <w:pStyle w:val="Heading4"/>
        <w:ind w:left="1418" w:hanging="1418"/>
        <w:rPr/>
      </w:pPr>
      <w:bookmarkStart w:id="17" w:name="__RefHeading___Toc532295019"/>
      <w:bookmarkEnd w:id="17"/>
      <w:r>
        <w:rPr/>
        <w:t>4.1.1.1</w:t>
        <w:tab/>
        <w:t>Introduction</w:t>
      </w:r>
    </w:p>
    <w:p>
      <w:pPr>
        <w:pStyle w:val="Normal"/>
        <w:rPr/>
      </w:pPr>
      <w:r>
        <w:rPr/>
        <w:t>This test is applicable to UEs capturing scene-based audio (e.g. First and Higher Order Ambisonics).</w:t>
      </w:r>
    </w:p>
    <w:p>
      <w:pPr>
        <w:pStyle w:val="NO"/>
        <w:rPr/>
      </w:pPr>
      <w:r>
        <w:rPr/>
        <w:t>NOTE: Currently, the test method uses a periphonic loudspeaker array for generation of a diffuse-field. Additional loudspeaker setups for the derivation of the diffuse sound field are under consideration.</w:t>
      </w:r>
    </w:p>
    <w:p>
      <w:pPr>
        <w:pStyle w:val="Normal"/>
        <w:rPr/>
      </w:pPr>
      <w:r>
        <w:rPr>
          <w:b/>
        </w:rPr>
        <w:tab/>
        <w:t>General test conditions</w:t>
      </w:r>
    </w:p>
    <w:p>
      <w:pPr>
        <w:pStyle w:val="Normal"/>
        <w:rPr>
          <w:b/>
          <w:b/>
        </w:rPr>
      </w:pPr>
      <w:r>
        <w:rPr>
          <w:b/>
        </w:rPr>
        <w:t>Free-field propagation conditions</w:t>
      </w:r>
    </w:p>
    <w:p>
      <w:pPr>
        <w:pStyle w:val="B1"/>
        <w:rPr/>
      </w:pPr>
      <w:r>
        <w:rPr/>
        <w:t>-</w:t>
        <w:tab/>
        <w:t xml:space="preserve">The test environment shall contain a </w:t>
      </w:r>
      <w:r>
        <w:rPr>
          <w:rStyle w:val="Emphasis"/>
          <w:i w:val="false"/>
        </w:rPr>
        <w:t>free-field volume</w:t>
      </w:r>
      <w:r>
        <w:rPr/>
        <w:t xml:space="preserve">, wherein free-field sound propagation conditions shall be observed. </w:t>
      </w:r>
    </w:p>
    <w:p>
      <w:pPr>
        <w:pStyle w:val="B1"/>
        <w:rPr/>
      </w:pPr>
      <w:r>
        <w:rPr/>
        <w:t>-</w:t>
        <w:tab/>
        <w:t>The free-field sound propagation conditions shall be observed down to a frequency of 200 Hz or less.</w:t>
      </w:r>
    </w:p>
    <w:p>
      <w:pPr>
        <w:pStyle w:val="B1"/>
        <w:rPr>
          <w:b/>
          <w:b/>
        </w:rPr>
      </w:pPr>
      <w:r>
        <w:rPr/>
        <w:t>-</w:t>
        <w:tab/>
        <w:t xml:space="preserve">Qualification of the </w:t>
      </w:r>
      <w:r>
        <w:rPr>
          <w:rStyle w:val="Emphasis"/>
          <w:i w:val="false"/>
        </w:rPr>
        <w:t>free-field volume</w:t>
      </w:r>
      <w:r>
        <w:rPr/>
        <w:t xml:space="preserve"> shall be performed using the method and limits for deviation from ideal free-field conditions described in [3].</w:t>
      </w:r>
    </w:p>
    <w:p>
      <w:pPr>
        <w:pStyle w:val="Normal"/>
        <w:rPr>
          <w:b/>
          <w:b/>
        </w:rPr>
      </w:pPr>
      <w:r>
        <w:rPr>
          <w:b/>
        </w:rPr>
        <w:t>Test environment noise floor</w:t>
      </w:r>
    </w:p>
    <w:p>
      <w:pPr>
        <w:pStyle w:val="Normal"/>
        <w:rPr>
          <w:b/>
          <w:b/>
        </w:rPr>
      </w:pPr>
      <w:r>
        <w:rPr/>
        <w:t xml:space="preserve">Within the </w:t>
      </w:r>
      <w:r>
        <w:rPr>
          <w:i/>
        </w:rPr>
        <w:t>free-field volume</w:t>
      </w:r>
      <w:r>
        <w:rPr/>
        <w:t>, the equivalent continuous sound level of the test environment in each 1/3</w:t>
      </w:r>
      <w:r>
        <w:rPr>
          <w:vertAlign w:val="superscript"/>
        </w:rPr>
        <w:t>rd</w:t>
      </w:r>
      <w:r>
        <w:rPr/>
        <w:t xml:space="preserve"> octave band, </w:t>
      </w:r>
      <w:r>
        <w:rPr>
          <w:i/>
        </w:rPr>
        <w:t>L</w:t>
      </w:r>
      <w:r>
        <w:rPr>
          <w:i/>
          <w:vertAlign w:val="subscript"/>
        </w:rPr>
        <w:t>eq</w:t>
      </w:r>
      <w:r>
        <w:rPr>
          <w:i/>
        </w:rPr>
        <w:t xml:space="preserve">(f), </w:t>
      </w:r>
      <w:r>
        <w:rPr/>
        <w:t>shall be less than the limits of the NR10 curve, following the noise rating determination procedures in [4].</w:t>
      </w:r>
    </w:p>
    <w:p>
      <w:pPr>
        <w:pStyle w:val="Heading4"/>
        <w:ind w:left="1418" w:hanging="1418"/>
        <w:rPr/>
      </w:pPr>
      <w:bookmarkStart w:id="18" w:name="__RefHeading___Toc532295020"/>
      <w:bookmarkEnd w:id="18"/>
      <w:r>
        <w:rPr/>
        <w:t>4.1.1.2</w:t>
        <w:tab/>
        <w:t>Definition</w:t>
      </w:r>
    </w:p>
    <w:p>
      <w:pPr>
        <w:pStyle w:val="Normal"/>
        <w:rPr/>
      </w:pPr>
      <w:r>
        <w:rPr/>
        <w:t xml:space="preserve">The Diffuse-field Send Frequency Response for Scene-based Audio is defined as the transfer function, </w:t>
      </w:r>
      <w:r>
        <w:fldChar w:fldCharType="begin"/>
      </w:r>
      <w:r>
        <w:rPr>
          <w:position w:val="-6"/>
        </w:rPr>
        <w:instrText xml:space="preserve"> QUOTE _x0001_ </w:instrText>
      </w:r>
      <w:r>
        <w:rPr>
          <w:position w:val="-6"/>
        </w:rPr>
      </w:r>
      <w:r>
        <w:rPr>
          <w:position w:val="-6"/>
        </w:rPr>
        <w:fldChar w:fldCharType="separate"/>
      </w:r>
      <w:r>
        <w:rPr>
          <w:position w:val="-6"/>
        </w:rPr>
      </w:r>
      <w:r>
        <w:rPr>
          <w:position w:val="-6"/>
        </w:rPr>
        <w:drawing>
          <wp:inline distT="0" distB="0" distL="0" distR="0">
            <wp:extent cx="295275" cy="161925"/>
            <wp:effectExtent l="0" t="0" r="0" b="0"/>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12"/>
                    <a:srcRect l="-122" t="-223" r="-122" b="-223"/>
                    <a:stretch>
                      <a:fillRect/>
                    </a:stretch>
                  </pic:blipFill>
                  <pic:spPr bwMode="auto">
                    <a:xfrm>
                      <a:off x="0" y="0"/>
                      <a:ext cx="295275" cy="161925"/>
                    </a:xfrm>
                    <a:prstGeom prst="rect">
                      <a:avLst/>
                    </a:prstGeom>
                  </pic:spPr>
                </pic:pic>
              </a:graphicData>
            </a:graphic>
          </wp:inline>
        </w:drawing>
      </w:r>
      <w:r>
        <w:rPr>
          <w:position w:val="-6"/>
        </w:rPr>
      </w:r>
      <w:r>
        <w:rPr>
          <w:position w:val="-6"/>
        </w:rPr>
        <w:fldChar w:fldCharType="end"/>
      </w:r>
      <w:r>
        <w:rPr/>
        <w:t>, between:</w:t>
      </w:r>
    </w:p>
    <w:p>
      <w:pPr>
        <w:pStyle w:val="B1"/>
        <w:rPr/>
      </w:pPr>
      <w:r>
        <w:fldChar w:fldCharType="begin"/>
      </w:r>
      <w:r>
        <w:rPr>
          <w:position w:val="-6"/>
        </w:rPr>
        <w:instrText xml:space="preserve"> QUOTE _x0001_ </w:instrText>
      </w:r>
      <w:r>
        <w:rPr>
          <w:position w:val="-6"/>
        </w:rPr>
      </w:r>
      <w:r>
        <w:rPr>
          <w:position w:val="-6"/>
        </w:rPr>
        <w:fldChar w:fldCharType="separate"/>
      </w:r>
      <w:r>
        <w:rPr>
          <w:position w:val="-6"/>
        </w:rPr>
      </w:r>
      <w:r>
        <w:rPr>
          <w:position w:val="-6"/>
        </w:rPr>
        <w:drawing>
          <wp:inline distT="0" distB="0" distL="0" distR="0">
            <wp:extent cx="285750" cy="171450"/>
            <wp:effectExtent l="0" t="0" r="0" b="0"/>
            <wp:docPr id="2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pic:cNvPicPr>
                      <a:picLocks noChangeAspect="1" noChangeArrowheads="1"/>
                    </pic:cNvPicPr>
                  </pic:nvPicPr>
                  <pic:blipFill>
                    <a:blip r:embed="rId13"/>
                    <a:srcRect l="-126" t="-210" r="-126" b="-210"/>
                    <a:stretch>
                      <a:fillRect/>
                    </a:stretch>
                  </pic:blipFill>
                  <pic:spPr bwMode="auto">
                    <a:xfrm>
                      <a:off x="0" y="0"/>
                      <a:ext cx="285750" cy="171450"/>
                    </a:xfrm>
                    <a:prstGeom prst="rect">
                      <a:avLst/>
                    </a:prstGeom>
                  </pic:spPr>
                </pic:pic>
              </a:graphicData>
            </a:graphic>
          </wp:inline>
        </w:drawing>
      </w:r>
      <w:r>
        <w:rPr>
          <w:position w:val="-6"/>
        </w:rPr>
      </w:r>
      <w:r>
        <w:rPr>
          <w:position w:val="-6"/>
        </w:rPr>
        <w:fldChar w:fldCharType="end"/>
      </w:r>
      <w:r>
        <w:rPr/>
        <w:t xml:space="preserve">, the estimated sound pressure magnitude spectrum obtained from a diffuse-field scene-based audio capture and reference synthesis at the geometric center of a </w:t>
      </w:r>
      <w:r>
        <w:rPr>
          <w:i/>
        </w:rPr>
        <w:t>free-field volume</w:t>
      </w:r>
      <w:r>
        <w:rPr/>
        <w:t>; and</w:t>
      </w:r>
    </w:p>
    <w:p>
      <w:pPr>
        <w:pStyle w:val="B1"/>
        <w:rPr/>
      </w:pPr>
      <w:r>
        <w:fldChar w:fldCharType="begin"/>
      </w:r>
      <w:r>
        <w:rPr>
          <w:position w:val="-6"/>
        </w:rPr>
        <w:instrText xml:space="preserve"> QUOTE _x0001_ </w:instrText>
      </w:r>
      <w:r>
        <w:rPr>
          <w:position w:val="-6"/>
        </w:rPr>
      </w:r>
      <w:r>
        <w:rPr>
          <w:position w:val="-6"/>
        </w:rPr>
        <w:fldChar w:fldCharType="separate"/>
      </w:r>
      <w:r>
        <w:rPr>
          <w:position w:val="-6"/>
        </w:rPr>
      </w:r>
      <w:r>
        <w:rPr>
          <w:position w:val="-6"/>
        </w:rPr>
        <w:drawing>
          <wp:inline distT="0" distB="0" distL="0" distR="0">
            <wp:extent cx="428625" cy="161925"/>
            <wp:effectExtent l="0" t="0" r="0" b="0"/>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pic:cNvPicPr>
                      <a:picLocks noChangeAspect="1" noChangeArrowheads="1"/>
                    </pic:cNvPicPr>
                  </pic:nvPicPr>
                  <pic:blipFill>
                    <a:blip r:embed="rId14"/>
                    <a:srcRect l="-84" t="-223" r="-84" b="-223"/>
                    <a:stretch>
                      <a:fillRect/>
                    </a:stretch>
                  </pic:blipFill>
                  <pic:spPr bwMode="auto">
                    <a:xfrm>
                      <a:off x="0" y="0"/>
                      <a:ext cx="428625" cy="161925"/>
                    </a:xfrm>
                    <a:prstGeom prst="rect">
                      <a:avLst/>
                    </a:prstGeom>
                  </pic:spPr>
                </pic:pic>
              </a:graphicData>
            </a:graphic>
          </wp:inline>
        </w:drawing>
      </w:r>
      <w:r>
        <w:rPr>
          <w:position w:val="-6"/>
        </w:rPr>
      </w:r>
      <w:r>
        <w:rPr>
          <w:position w:val="-6"/>
        </w:rPr>
        <w:fldChar w:fldCharType="end"/>
      </w:r>
      <w:r>
        <w:rPr/>
        <w:t>, the sound pressure magnitude spectrum obtained from a diffuse-field microphone recording the same diffuse field at the origin of a spherical coordinate system.</w:t>
      </w:r>
    </w:p>
    <w:p>
      <w:pPr>
        <w:pStyle w:val="Normal"/>
        <w:rPr/>
      </w:pPr>
      <w:r>
        <w:rPr/>
        <w:t>Figure 1 describes a typical block diagram for the scene-based audio sending direction with measurement points when using a periphonic loudspeaker array.</w:t>
      </w:r>
    </w:p>
    <w:p>
      <w:pPr>
        <w:pStyle w:val="TH"/>
        <w:rPr/>
      </w:pPr>
      <w:r>
        <w:rPr/>
        <w:object w:dxaOrig="6624" w:dyaOrig="4500">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331.2pt;height:225pt" filled="f" o:ole="">
            <v:imagedata r:id="rId16" o:title=""/>
          </v:shape>
          <o:OLEObject Type="Embed" ProgID="" ShapeID="ole_rId15" DrawAspect="Content" ObjectID="_87401928" r:id="rId15"/>
        </w:object>
      </w:r>
    </w:p>
    <w:p>
      <w:pPr>
        <w:pStyle w:val="TF"/>
        <w:jc w:val="left"/>
        <w:rPr>
          <w:b w:val="false"/>
          <w:b w:val="false"/>
        </w:rPr>
      </w:pPr>
      <w:r>
        <w:rPr/>
        <w:t>Figure 1: Scene-based audio capture block diagram for sending direction measurements</w:t>
      </w:r>
    </w:p>
    <w:p>
      <w:pPr>
        <w:pStyle w:val="Normal"/>
        <w:rPr>
          <w:b/>
          <w:b/>
        </w:rPr>
      </w:pPr>
      <w:r>
        <w:rPr>
          <w:b/>
        </w:rPr>
        <w:t>Definition of Equivalent Spatial Domain</w:t>
      </w:r>
    </w:p>
    <w:p>
      <w:pPr>
        <w:pStyle w:val="Normal"/>
        <w:rPr/>
      </w:pPr>
      <w:r>
        <w:rPr/>
        <w:t xml:space="preserve">The equivalent spatial domain representation, </w:t>
      </w:r>
      <w:r>
        <w:rPr>
          <w:b/>
        </w:rPr>
        <w:t>w</w:t>
      </w:r>
      <w:r>
        <w:rPr/>
        <w:t>(t)</w:t>
      </w:r>
      <w:r>
        <w:rPr>
          <w:b/>
        </w:rPr>
        <w:t>,</w:t>
      </w:r>
      <w:r>
        <w:rPr/>
        <w:t xml:space="preserve"> of a </w:t>
      </w:r>
      <w:r>
        <w:rPr>
          <w:i/>
        </w:rPr>
        <w:t>N</w:t>
      </w:r>
      <w:r>
        <w:rPr>
          <w:i/>
          <w:vertAlign w:val="superscript"/>
        </w:rPr>
        <w:t>th</w:t>
      </w:r>
      <w:r>
        <w:rPr/>
        <w:t xml:space="preserve"> order Ambisonics soundfield representation </w:t>
      </w:r>
      <w:r>
        <w:rPr>
          <w:b/>
        </w:rPr>
        <w:t>c</w:t>
      </w:r>
      <w:r>
        <w:rPr/>
        <w:t xml:space="preserve">(t) is obtained by rendering </w:t>
      </w:r>
      <w:r>
        <w:rPr>
          <w:b/>
        </w:rPr>
        <w:t>c(</w:t>
      </w:r>
      <w:r>
        <w:rPr/>
        <w:t xml:space="preserve">t) to </w:t>
      </w:r>
      <w:r>
        <w:rPr>
          <w:i/>
        </w:rPr>
        <w:t>K</w:t>
      </w:r>
      <w:r>
        <w:rPr/>
        <w:t xml:space="preserve"> virtual loudspeaker signals </w:t>
      </w:r>
      <w:r>
        <w:rPr>
          <w:i/>
        </w:rPr>
        <w:t>w</w:t>
      </w:r>
      <w:r>
        <w:rPr>
          <w:i/>
          <w:vertAlign w:val="subscript"/>
        </w:rPr>
        <w:t>j</w:t>
      </w:r>
      <w:r>
        <w:rPr/>
        <w:t xml:space="preserve"> (</w:t>
      </w:r>
      <w:r>
        <w:rPr>
          <w:i/>
        </w:rPr>
        <w:t>t</w:t>
      </w:r>
      <w:r>
        <w:rPr/>
        <w:t xml:space="preserve">), 1 </w:t>
      </w:r>
      <w:r>
        <w:rPr>
          <w:rFonts w:eastAsia="Symbol" w:cs="Symbol" w:ascii="Symbol" w:hAnsi="Symbol"/>
        </w:rPr>
        <w:t></w:t>
      </w:r>
      <w:r>
        <w:rPr/>
        <w:t xml:space="preserve"> </w:t>
      </w:r>
      <w:r>
        <w:rPr>
          <w:i/>
        </w:rPr>
        <w:t>j</w:t>
      </w:r>
      <w:r>
        <w:rPr/>
        <w:t xml:space="preserve"> </w:t>
      </w:r>
      <w:r>
        <w:rPr>
          <w:rFonts w:eastAsia="Symbol" w:cs="Symbol" w:ascii="Symbol" w:hAnsi="Symbol"/>
        </w:rPr>
        <w:t></w:t>
      </w:r>
      <w:r>
        <w:rPr/>
        <w:t xml:space="preserve"> </w:t>
      </w:r>
      <w:r>
        <w:rPr>
          <w:i/>
        </w:rPr>
        <w:t>K</w:t>
      </w:r>
      <w:r>
        <w:fldChar w:fldCharType="begin"/>
      </w:r>
      <w:r>
        <w:rPr/>
        <w:instrText xml:space="preserve"> QUOTE </w:instrText>
      </w:r>
      <w:r>
        <w:rPr/>
      </w:r>
      <w:r>
        <w:rPr/>
        <w:fldChar w:fldCharType="separate"/>
      </w:r>
      <w:r>
        <w:rPr/>
      </w:r>
      <w:r>
        <w:rPr/>
      </w:r>
      <w:r>
        <w:rPr/>
        <w:fldChar w:fldCharType="end"/>
      </w:r>
      <w:r>
        <w:rPr/>
        <w:t xml:space="preserve">, with </w:t>
      </w:r>
      <w:r>
        <w:rPr>
          <w:i/>
        </w:rPr>
        <w:t xml:space="preserve">K = </w:t>
      </w:r>
      <w:r>
        <w:rPr/>
        <w:t>(</w:t>
      </w:r>
      <w:r>
        <w:rPr>
          <w:i/>
        </w:rPr>
        <w:t>N+1</w:t>
      </w:r>
      <w:r>
        <w:rPr/>
        <w:t>)</w:t>
      </w:r>
      <w:r>
        <w:rPr>
          <w:vertAlign w:val="superscript"/>
        </w:rPr>
        <w:t>2</w:t>
      </w:r>
      <w:r>
        <w:rPr/>
        <w:t xml:space="preserve">. The respective virtual loudspeaker positions are expressed by means of a spherical coordinate system, where each position lies on the unit sphere, i.e., a radius of 1. Hence, the positions can be equivalently expressed by order-dependent directions </w:t>
      </w:r>
      <w:r>
        <w:rPr>
          <w:rFonts w:eastAsia="Symbol" w:cs="Symbol" w:ascii="Symbol" w:hAnsi="Symbol"/>
          <w:b/>
          <w:i/>
        </w:rPr>
        <w:t></w:t>
      </w:r>
      <w:r>
        <w:rPr>
          <w:vertAlign w:val="subscript"/>
        </w:rPr>
        <w:t>j</w:t>
      </w:r>
      <w:r>
        <w:rPr>
          <w:vertAlign w:val="superscript"/>
        </w:rPr>
        <w:t>(</w:t>
      </w:r>
      <w:r>
        <w:rPr>
          <w:i/>
          <w:vertAlign w:val="superscript"/>
        </w:rPr>
        <w:t>N</w:t>
      </w:r>
      <w:r>
        <w:rPr>
          <w:vertAlign w:val="superscript"/>
        </w:rPr>
        <w:t>)</w:t>
      </w:r>
      <w:r>
        <w:rPr/>
        <w:t>=(</w:t>
      </w:r>
      <w:r>
        <w:rPr>
          <w:rFonts w:eastAsia="Symbol" w:cs="Symbol" w:ascii="Symbol" w:hAnsi="Symbol"/>
          <w:i/>
        </w:rPr>
        <w:t></w:t>
      </w:r>
      <w:r>
        <w:rPr>
          <w:i/>
          <w:vertAlign w:val="subscript"/>
        </w:rPr>
        <w:t>j</w:t>
      </w:r>
      <w:r>
        <w:rPr>
          <w:vertAlign w:val="superscript"/>
        </w:rPr>
        <w:t>(</w:t>
      </w:r>
      <w:r>
        <w:rPr>
          <w:i/>
          <w:vertAlign w:val="superscript"/>
        </w:rPr>
        <w:t>N</w:t>
      </w:r>
      <w:r>
        <w:rPr>
          <w:vertAlign w:val="superscript"/>
        </w:rPr>
        <w:t>)</w:t>
      </w:r>
      <w:r>
        <w:rPr/>
        <w:t xml:space="preserve">, </w:t>
      </w:r>
      <w:r>
        <w:rPr>
          <w:rFonts w:eastAsia="Symbol" w:cs="Symbol" w:ascii="Symbol" w:hAnsi="Symbol"/>
          <w:i/>
        </w:rPr>
        <w:t></w:t>
      </w:r>
      <w:r>
        <w:rPr>
          <w:i/>
          <w:vertAlign w:val="subscript"/>
        </w:rPr>
        <w:t xml:space="preserve"> j</w:t>
      </w:r>
      <w:r>
        <w:rPr>
          <w:vertAlign w:val="superscript"/>
        </w:rPr>
        <w:t>(</w:t>
      </w:r>
      <w:r>
        <w:rPr>
          <w:i/>
          <w:vertAlign w:val="superscript"/>
        </w:rPr>
        <w:t>N</w:t>
      </w:r>
      <w:r>
        <w:rPr>
          <w:vertAlign w:val="superscript"/>
        </w:rPr>
        <w:t>)</w:t>
      </w:r>
      <w:r>
        <w:rPr/>
        <w:t xml:space="preserve">), 1 </w:t>
      </w:r>
      <w:r>
        <w:rPr>
          <w:rFonts w:eastAsia="Symbol" w:cs="Symbol" w:ascii="Symbol" w:hAnsi="Symbol"/>
        </w:rPr>
        <w:t></w:t>
      </w:r>
      <w:r>
        <w:rPr/>
        <w:t xml:space="preserve"> </w:t>
      </w:r>
      <w:r>
        <w:rPr>
          <w:i/>
        </w:rPr>
        <w:t>j</w:t>
      </w:r>
      <w:r>
        <w:rPr/>
        <w:t xml:space="preserve"> </w:t>
      </w:r>
      <w:r>
        <w:rPr>
          <w:rFonts w:eastAsia="Symbol" w:cs="Symbol" w:ascii="Symbol" w:hAnsi="Symbol"/>
        </w:rPr>
        <w:t></w:t>
      </w:r>
      <w:r>
        <w:rPr/>
        <w:t xml:space="preserve"> </w:t>
      </w:r>
      <w:r>
        <w:rPr>
          <w:i/>
        </w:rPr>
        <w:t xml:space="preserve">K, </w:t>
      </w:r>
      <w:r>
        <w:rPr/>
        <w:t xml:space="preserve">where </w:t>
      </w:r>
      <w:r>
        <w:rPr>
          <w:rFonts w:eastAsia="Symbol" w:cs="Symbol" w:ascii="Symbol" w:hAnsi="Symbol"/>
          <w:i/>
        </w:rPr>
        <w:t></w:t>
      </w:r>
      <w:r>
        <w:rPr>
          <w:i/>
          <w:vertAlign w:val="subscript"/>
        </w:rPr>
        <w:t>j</w:t>
      </w:r>
      <w:r>
        <w:rPr>
          <w:vertAlign w:val="superscript"/>
        </w:rPr>
        <w:t>(</w:t>
      </w:r>
      <w:r>
        <w:rPr>
          <w:i/>
          <w:vertAlign w:val="superscript"/>
        </w:rPr>
        <w:t>N</w:t>
      </w:r>
      <w:r>
        <w:rPr>
          <w:vertAlign w:val="superscript"/>
        </w:rPr>
        <w:t>)</w:t>
      </w:r>
      <w:r>
        <w:rPr/>
        <w:t xml:space="preserve"> and </w:t>
      </w:r>
      <w:r>
        <w:rPr>
          <w:rFonts w:eastAsia="Symbol" w:cs="Symbol" w:ascii="Symbol" w:hAnsi="Symbol"/>
          <w:i/>
        </w:rPr>
        <w:t></w:t>
      </w:r>
      <w:r>
        <w:rPr>
          <w:i/>
          <w:vertAlign w:val="subscript"/>
        </w:rPr>
        <w:t xml:space="preserve"> j</w:t>
      </w:r>
      <w:r>
        <w:rPr>
          <w:vertAlign w:val="superscript"/>
        </w:rPr>
        <w:t>(</w:t>
      </w:r>
      <w:r>
        <w:rPr>
          <w:i/>
          <w:vertAlign w:val="superscript"/>
        </w:rPr>
        <w:t>N</w:t>
      </w:r>
      <w:r>
        <w:rPr>
          <w:vertAlign w:val="superscript"/>
        </w:rPr>
        <w:t>)</w:t>
      </w:r>
      <w:r>
        <w:rPr/>
        <w:t xml:space="preserve"> </w:t>
      </w:r>
      <w:r>
        <w:fldChar w:fldCharType="begin"/>
      </w:r>
      <w:r>
        <w:rPr/>
        <w:instrText xml:space="preserve"> QUOTE </w:instrText>
      </w:r>
      <w:r>
        <w:rPr/>
      </w:r>
      <w:r>
        <w:rPr/>
        <w:fldChar w:fldCharType="separate"/>
      </w:r>
      <w:r>
        <w:rPr/>
      </w:r>
      <w:r>
        <w:rPr/>
      </w:r>
      <w:r>
        <w:rPr/>
        <w:fldChar w:fldCharType="end"/>
      </w:r>
      <w:r>
        <w:fldChar w:fldCharType="begin"/>
      </w:r>
      <w:r>
        <w:rPr/>
        <w:instrText xml:space="preserve"> QUOTE </w:instrText>
      </w:r>
      <w:r>
        <w:rPr/>
      </w:r>
      <w:r>
        <w:rPr/>
        <w:fldChar w:fldCharType="separate"/>
      </w:r>
      <w:r>
        <w:rPr/>
      </w:r>
      <w:r>
        <w:rPr/>
      </w:r>
      <w:r>
        <w:rPr/>
        <w:fldChar w:fldCharType="end"/>
      </w:r>
      <w:r>
        <w:rPr/>
        <w:t>denote the inclinations and azimuths, respectively. These directions are defined according to [2] and reproduced in Annex B for convenience.</w:t>
      </w:r>
    </w:p>
    <w:p>
      <w:pPr>
        <w:pStyle w:val="Normal"/>
        <w:rPr/>
      </w:pPr>
      <w:r>
        <w:rPr/>
        <w:t xml:space="preserve">The rendering of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247650" cy="152400"/>
            <wp:effectExtent l="0" t="0" r="0" b="0"/>
            <wp:docPr id="2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descr=""/>
                    <pic:cNvPicPr>
                      <a:picLocks noChangeAspect="1" noChangeArrowheads="1"/>
                    </pic:cNvPicPr>
                  </pic:nvPicPr>
                  <pic:blipFill>
                    <a:blip r:embed="rId17"/>
                    <a:srcRect l="-146" t="-236" r="-146" b="-236"/>
                    <a:stretch>
                      <a:fillRect/>
                    </a:stretch>
                  </pic:blipFill>
                  <pic:spPr bwMode="auto">
                    <a:xfrm>
                      <a:off x="0" y="0"/>
                      <a:ext cx="247650" cy="152400"/>
                    </a:xfrm>
                    <a:prstGeom prst="rect">
                      <a:avLst/>
                    </a:prstGeom>
                  </pic:spPr>
                </pic:pic>
              </a:graphicData>
            </a:graphic>
          </wp:inline>
        </w:drawing>
      </w:r>
      <w:r>
        <w:rPr>
          <w:position w:val="-5"/>
        </w:rPr>
      </w:r>
      <w:r>
        <w:rPr>
          <w:position w:val="-5"/>
        </w:rPr>
        <w:fldChar w:fldCharType="end"/>
      </w:r>
      <w:r>
        <w:rPr/>
        <w:t>into the equivalent spatial domain</w:t>
      </w:r>
      <w:r>
        <w:rPr>
          <w:b/>
        </w:rPr>
        <w:t xml:space="preserve"> </w:t>
      </w:r>
      <w:r>
        <w:rPr/>
        <w:t>can be formulated as a matrix multiplication:</w:t>
      </w:r>
    </w:p>
    <w:p>
      <w:pPr>
        <w:pStyle w:val="EQ"/>
        <w:jc w:val="center"/>
        <w:rPr>
          <w:b/>
          <w:b/>
          <w:bCs/>
          <w:lang w:val="en-GB" w:eastAsia="en-US"/>
        </w:rPr>
      </w:pPr>
      <w:r>
        <w:rPr>
          <w:b/>
          <w:bCs/>
          <w:lang w:val="en-GB" w:eastAsia="en-US"/>
        </w:rPr>
        <w:t>w</w:t>
      </w:r>
      <w:r>
        <w:rPr>
          <w:bCs/>
          <w:lang w:val="en-GB" w:eastAsia="en-US"/>
        </w:rPr>
        <w:t>(</w:t>
      </w:r>
      <w:r>
        <w:rPr>
          <w:bCs/>
          <w:i/>
          <w:lang w:val="en-GB" w:eastAsia="en-US"/>
        </w:rPr>
        <w:t>t</w:t>
      </w:r>
      <w:r>
        <w:rPr>
          <w:bCs/>
          <w:lang w:val="en-GB" w:eastAsia="en-US"/>
        </w:rPr>
        <w:t>)</w:t>
      </w:r>
      <w:r>
        <w:rPr>
          <w:b/>
          <w:bCs/>
          <w:lang w:val="en-GB" w:eastAsia="en-US"/>
        </w:rPr>
        <w:t xml:space="preserve"> = </w:t>
      </w:r>
      <w:r>
        <w:rPr>
          <w:bCs/>
          <w:lang w:val="en-GB" w:eastAsia="en-US"/>
        </w:rPr>
        <w:t>(</w:t>
      </w:r>
      <w:r>
        <w:rPr>
          <w:rFonts w:eastAsia="Symbol" w:cs="Symbol" w:ascii="Symbol" w:hAnsi="Symbol"/>
          <w:b/>
          <w:bCs/>
          <w:lang w:val="en-GB" w:eastAsia="en-US"/>
        </w:rPr>
        <w:t></w:t>
      </w:r>
      <w:r>
        <w:rPr>
          <w:b/>
          <w:bCs/>
          <w:i/>
          <w:vertAlign w:val="superscript"/>
          <w:lang w:val="en-GB" w:eastAsia="en-US"/>
        </w:rPr>
        <w:t>(N,N)</w:t>
      </w:r>
      <w:r>
        <w:rPr>
          <w:bCs/>
          <w:lang w:val="en-GB" w:eastAsia="en-US"/>
        </w:rPr>
        <w:t>)</w:t>
      </w:r>
      <w:r>
        <w:rPr>
          <w:bCs/>
          <w:vertAlign w:val="superscript"/>
          <w:lang w:val="en-GB" w:eastAsia="en-US"/>
        </w:rPr>
        <w:t>-1</w:t>
      </w:r>
      <w:r>
        <w:rPr>
          <w:b/>
          <w:bCs/>
          <w:lang w:val="en-GB" w:eastAsia="en-US"/>
        </w:rPr>
        <w:t xml:space="preserve"> </w:t>
      </w:r>
      <w:r>
        <w:rPr>
          <w:rFonts w:eastAsia="Symbol" w:cs="Symbol" w:ascii="Symbol" w:hAnsi="Symbol"/>
          <w:b/>
          <w:bCs/>
          <w:lang w:val="en-GB" w:eastAsia="en-US"/>
        </w:rPr>
        <w:t></w:t>
      </w:r>
      <w:r>
        <w:rPr>
          <w:b/>
          <w:bCs/>
          <w:lang w:val="en-GB" w:eastAsia="en-US"/>
        </w:rPr>
        <w:t>c</w:t>
      </w:r>
      <w:r>
        <w:rPr>
          <w:bCs/>
          <w:lang w:val="en-GB" w:eastAsia="en-US"/>
        </w:rPr>
        <w:t>(t)</w:t>
      </w:r>
      <w:r>
        <w:rPr>
          <w:b/>
          <w:bCs/>
          <w:lang w:val="en-GB" w:eastAsia="en-US"/>
        </w:rPr>
        <w:t>,</w:t>
      </w:r>
    </w:p>
    <w:p>
      <w:pPr>
        <w:pStyle w:val="Normal"/>
        <w:rPr/>
      </w:pPr>
      <w:r>
        <w:rPr/>
        <w:t xml:space="preserve">where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266700" cy="152400"/>
            <wp:effectExtent l="0" t="0" r="0" b="0"/>
            <wp:docPr id="2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 descr=""/>
                    <pic:cNvPicPr>
                      <a:picLocks noChangeAspect="1" noChangeArrowheads="1"/>
                    </pic:cNvPicPr>
                  </pic:nvPicPr>
                  <pic:blipFill>
                    <a:blip r:embed="rId18"/>
                    <a:srcRect l="-135" t="-236" r="-135" b="-236"/>
                    <a:stretch>
                      <a:fillRect/>
                    </a:stretch>
                  </pic:blipFill>
                  <pic:spPr bwMode="auto">
                    <a:xfrm>
                      <a:off x="0" y="0"/>
                      <a:ext cx="266700" cy="152400"/>
                    </a:xfrm>
                    <a:prstGeom prst="rect">
                      <a:avLst/>
                    </a:prstGeom>
                  </pic:spPr>
                </pic:pic>
              </a:graphicData>
            </a:graphic>
          </wp:inline>
        </w:drawing>
      </w:r>
      <w:r>
        <w:rPr>
          <w:position w:val="-5"/>
        </w:rPr>
      </w:r>
      <w:r>
        <w:rPr>
          <w:position w:val="-5"/>
        </w:rPr>
        <w:fldChar w:fldCharType="end"/>
      </w:r>
      <w:r>
        <w:rPr/>
        <w:t>(</w:t>
      </w:r>
      <w:r>
        <w:rPr>
          <w:rFonts w:eastAsia="Symbol" w:cs="Symbol" w:ascii="Symbol" w:hAnsi="Symbol"/>
        </w:rPr>
        <w:t></w:t>
      </w:r>
      <w:r>
        <w:rPr/>
        <w:t>)</w:t>
      </w:r>
      <w:r>
        <w:rPr>
          <w:vertAlign w:val="superscript"/>
        </w:rPr>
        <w:t>-1</w:t>
      </w:r>
      <w:r>
        <w:rPr/>
        <w:t xml:space="preserve"> denotes the inversion.</w:t>
      </w:r>
    </w:p>
    <w:p>
      <w:pPr>
        <w:pStyle w:val="Normal"/>
        <w:tabs>
          <w:tab w:val="clear" w:pos="284"/>
          <w:tab w:val="center" w:pos="4800" w:leader="none"/>
          <w:tab w:val="right" w:pos="9500" w:leader="none"/>
        </w:tabs>
        <w:rPr/>
      </w:pPr>
      <w:r>
        <w:rPr/>
        <w:t xml:space="preserve">The matrix </w:t>
      </w:r>
      <w:r>
        <w:rPr>
          <w:rFonts w:eastAsia="Symbol" w:cs="Symbol" w:ascii="Symbol" w:hAnsi="Symbol"/>
          <w:b/>
        </w:rPr>
        <w:t></w:t>
      </w:r>
      <w:r>
        <w:rPr>
          <w:vertAlign w:val="superscript"/>
        </w:rPr>
        <w:t>(</w:t>
      </w:r>
      <w:r>
        <w:rPr>
          <w:i/>
          <w:vertAlign w:val="superscript"/>
        </w:rPr>
        <w:t>N,N</w:t>
      </w:r>
      <w:r>
        <w:rPr>
          <w:vertAlign w:val="superscript"/>
        </w:rPr>
        <w:t>)</w:t>
      </w:r>
      <w:r>
        <w:rPr>
          <w:i/>
          <w:vertAlign w:val="superscript"/>
        </w:rPr>
        <w:t xml:space="preserve"> </w:t>
      </w:r>
      <w:r>
        <w:rPr/>
        <w:t xml:space="preserve">of order </w:t>
      </w:r>
      <w:r>
        <w:rPr>
          <w:i/>
        </w:rPr>
        <w:t>N</w:t>
      </w:r>
      <w:r>
        <w:rPr/>
        <w:t xml:space="preserve"> with respect to the order-dependent directions </w:t>
      </w:r>
      <w:r>
        <w:rPr>
          <w:rFonts w:eastAsia="Symbol" w:cs="Symbol" w:ascii="Symbol" w:hAnsi="Symbol"/>
          <w:b/>
          <w:i/>
        </w:rPr>
        <w:t></w:t>
      </w:r>
      <w:r>
        <w:rPr>
          <w:vertAlign w:val="subscript"/>
        </w:rPr>
        <w:t>j</w:t>
      </w:r>
      <w:r>
        <w:rPr>
          <w:vertAlign w:val="superscript"/>
        </w:rPr>
        <w:t>(</w:t>
      </w:r>
      <w:r>
        <w:rPr>
          <w:i/>
          <w:vertAlign w:val="superscript"/>
        </w:rPr>
        <w:t>N</w:t>
      </w:r>
      <w:r>
        <w:rPr>
          <w:vertAlign w:val="superscript"/>
        </w:rPr>
        <w:t xml:space="preserve">) </w:t>
      </w:r>
      <w:r>
        <w:rPr/>
        <w:t>is defined by:</w:t>
      </w:r>
    </w:p>
    <w:p>
      <w:pPr>
        <w:pStyle w:val="EQ"/>
        <w:jc w:val="center"/>
        <w:rPr>
          <w:b/>
          <w:b/>
          <w:bCs/>
          <w:lang w:val="en-GB" w:eastAsia="en-US"/>
        </w:rPr>
      </w:pPr>
      <w:r>
        <w:rPr>
          <w:rFonts w:eastAsia="Symbol" w:cs="Symbol" w:ascii="Symbol" w:hAnsi="Symbol"/>
          <w:b/>
          <w:bCs/>
          <w:lang w:val="en-GB" w:eastAsia="en-US"/>
        </w:rPr>
        <w:t></w:t>
      </w:r>
      <w:r>
        <w:rPr>
          <w:b/>
          <w:bCs/>
          <w:vertAlign w:val="superscript"/>
          <w:lang w:val="en-GB" w:eastAsia="en-US"/>
        </w:rPr>
        <w:t>(</w:t>
      </w:r>
      <w:r>
        <w:rPr>
          <w:b/>
          <w:bCs/>
          <w:i/>
          <w:vertAlign w:val="superscript"/>
          <w:lang w:val="en-GB" w:eastAsia="en-US"/>
        </w:rPr>
        <w:t>N,N</w:t>
      </w:r>
      <w:r>
        <w:rPr>
          <w:b/>
          <w:bCs/>
          <w:vertAlign w:val="superscript"/>
          <w:lang w:val="en-GB" w:eastAsia="en-US"/>
        </w:rPr>
        <w:t>)</w:t>
      </w:r>
      <w:r>
        <w:rPr>
          <w:b/>
          <w:bCs/>
          <w:i/>
          <w:vertAlign w:val="superscript"/>
          <w:lang w:val="en-GB" w:eastAsia="en-US"/>
        </w:rPr>
        <w:t xml:space="preserve"> </w:t>
      </w:r>
      <w:r>
        <w:rPr>
          <w:rFonts w:cs="Arial"/>
          <w:bCs/>
          <w:lang w:val="en-GB" w:eastAsia="en-US"/>
        </w:rPr>
        <w:t>:=</w:t>
      </w:r>
      <w:r>
        <w:rPr>
          <w:rFonts w:cs="Arial"/>
          <w:b/>
          <w:bCs/>
          <w:lang w:val="en-GB" w:eastAsia="en-US"/>
        </w:rPr>
        <w:t xml:space="preserve"> </w:t>
      </w:r>
      <w:r>
        <w:rPr>
          <w:rFonts w:cs="Arial"/>
          <w:bCs/>
          <w:lang w:val="en-GB" w:eastAsia="en-US"/>
        </w:rPr>
        <w:t>[</w:t>
      </w:r>
      <w:r>
        <w:rPr>
          <w:rFonts w:cs="Arial"/>
          <w:b/>
          <w:bCs/>
          <w:lang w:val="en-GB" w:eastAsia="en-US"/>
        </w:rPr>
        <w:t>S</w:t>
      </w:r>
      <w:r>
        <w:rPr>
          <w:rFonts w:cs="Arial"/>
          <w:b/>
          <w:bCs/>
          <w:vertAlign w:val="subscript"/>
          <w:lang w:val="en-GB" w:eastAsia="en-US"/>
        </w:rPr>
        <w:t>1</w:t>
      </w:r>
      <w:r>
        <w:rPr>
          <w:rFonts w:cs="Arial"/>
          <w:b/>
          <w:bCs/>
          <w:vertAlign w:val="superscript"/>
          <w:lang w:val="en-GB" w:eastAsia="en-US"/>
        </w:rPr>
        <w:t>(</w:t>
      </w:r>
      <w:r>
        <w:rPr>
          <w:rFonts w:cs="Arial"/>
          <w:b/>
          <w:bCs/>
          <w:i/>
          <w:vertAlign w:val="superscript"/>
          <w:lang w:val="en-GB" w:eastAsia="en-US"/>
        </w:rPr>
        <w:t>N</w:t>
      </w:r>
      <w:r>
        <w:rPr>
          <w:rFonts w:cs="Arial"/>
          <w:b/>
          <w:bCs/>
          <w:vertAlign w:val="superscript"/>
          <w:lang w:val="en-GB" w:eastAsia="en-US"/>
        </w:rPr>
        <w:t>)</w:t>
      </w:r>
      <w:r>
        <w:rPr>
          <w:rFonts w:cs="Arial"/>
          <w:b/>
          <w:bCs/>
          <w:lang w:val="en-GB" w:eastAsia="en-US"/>
        </w:rPr>
        <w:t xml:space="preserve">    S</w:t>
      </w:r>
      <w:r>
        <w:rPr>
          <w:rFonts w:cs="Arial"/>
          <w:b/>
          <w:bCs/>
          <w:vertAlign w:val="subscript"/>
          <w:lang w:val="en-GB" w:eastAsia="en-US"/>
        </w:rPr>
        <w:t>2</w:t>
      </w:r>
      <w:r>
        <w:rPr>
          <w:rFonts w:cs="Arial"/>
          <w:b/>
          <w:bCs/>
          <w:vertAlign w:val="superscript"/>
          <w:lang w:val="en-GB" w:eastAsia="en-US"/>
        </w:rPr>
        <w:t>(</w:t>
      </w:r>
      <w:r>
        <w:rPr>
          <w:rFonts w:cs="Arial"/>
          <w:b/>
          <w:bCs/>
          <w:i/>
          <w:vertAlign w:val="superscript"/>
          <w:lang w:val="en-GB" w:eastAsia="en-US"/>
        </w:rPr>
        <w:t>N</w:t>
      </w:r>
      <w:r>
        <w:rPr>
          <w:rFonts w:cs="Arial"/>
          <w:b/>
          <w:bCs/>
          <w:vertAlign w:val="superscript"/>
          <w:lang w:val="en-GB" w:eastAsia="en-US"/>
        </w:rPr>
        <w:t xml:space="preserve">) </w:t>
      </w:r>
      <w:r>
        <w:rPr>
          <w:rFonts w:cs="Arial"/>
          <w:b/>
          <w:bCs/>
          <w:i/>
          <w:lang w:val="en-GB" w:eastAsia="en-US"/>
        </w:rPr>
        <w:t xml:space="preserve">   …    </w:t>
      </w:r>
      <w:r>
        <w:rPr>
          <w:rFonts w:cs="Arial"/>
          <w:b/>
          <w:bCs/>
          <w:lang w:val="en-GB" w:eastAsia="en-US"/>
        </w:rPr>
        <w:t>S</w:t>
      </w:r>
      <w:r>
        <w:rPr>
          <w:rFonts w:cs="Arial"/>
          <w:b/>
          <w:bCs/>
          <w:i/>
          <w:vertAlign w:val="subscript"/>
          <w:lang w:val="en-GB" w:eastAsia="en-US"/>
        </w:rPr>
        <w:t>K</w:t>
      </w:r>
      <w:r>
        <w:rPr>
          <w:rFonts w:cs="Arial"/>
          <w:b/>
          <w:bCs/>
          <w:vertAlign w:val="superscript"/>
          <w:lang w:val="en-GB" w:eastAsia="en-US"/>
        </w:rPr>
        <w:t>(N)</w:t>
      </w:r>
      <w:r>
        <w:rPr>
          <w:rFonts w:cs="Arial"/>
          <w:bCs/>
          <w:lang w:val="en-GB" w:eastAsia="en-US"/>
        </w:rPr>
        <w:t>]</w:t>
      </w:r>
      <w:r>
        <w:rPr>
          <w:rFonts w:cs="Arial"/>
          <w:b/>
          <w:bCs/>
          <w:lang w:val="en-GB" w:eastAsia="en-US"/>
        </w:rPr>
        <w:t>,</w:t>
      </w:r>
    </w:p>
    <w:p>
      <w:pPr>
        <w:pStyle w:val="Normal"/>
        <w:tabs>
          <w:tab w:val="clear" w:pos="284"/>
          <w:tab w:val="left" w:pos="1500" w:leader="none"/>
          <w:tab w:val="right" w:pos="9500" w:leader="none"/>
        </w:tabs>
        <w:rPr>
          <w:b/>
          <w:b/>
        </w:rPr>
      </w:pPr>
      <w:r>
        <w:rPr/>
        <w:t xml:space="preserve">with: </w:t>
      </w:r>
    </w:p>
    <w:p>
      <w:pPr>
        <w:pStyle w:val="EQ"/>
        <w:jc w:val="center"/>
        <w:rPr>
          <w:rFonts w:cs="Arial"/>
          <w:lang w:val="en-GB" w:eastAsia="en-US"/>
        </w:rPr>
      </w:pPr>
      <w:r>
        <w:fldChar w:fldCharType="begin"/>
      </w:r>
      <w:r>
        <w:rPr>
          <w:position w:val="-5"/>
          <w:lang w:val="en-GB" w:eastAsia="en-US"/>
        </w:rPr>
        <w:instrText xml:space="preserve"> QUOTE _x0001_ </w:instrText>
      </w:r>
      <w:r>
        <w:rPr>
          <w:position w:val="-5"/>
          <w:lang w:val="en-GB" w:eastAsia="en-US"/>
        </w:rPr>
      </w:r>
      <w:r>
        <w:rPr>
          <w:position w:val="-5"/>
          <w:lang w:val="en-GB" w:eastAsia="en-US"/>
        </w:rPr>
        <w:fldChar w:fldCharType="separate"/>
      </w:r>
      <w:r>
        <w:rPr>
          <w:position w:val="-5"/>
          <w:lang w:val="en-GB" w:eastAsia="en-US"/>
        </w:rPr>
      </w:r>
      <w:r>
        <w:rPr>
          <w:position w:val="-5"/>
          <w:lang w:val="en-GB" w:eastAsia="en-US"/>
        </w:rPr>
        <w:drawing>
          <wp:inline distT="0" distB="0" distL="0" distR="0">
            <wp:extent cx="66675" cy="152400"/>
            <wp:effectExtent l="0" t="0" r="0" b="0"/>
            <wp:docPr id="2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descr=""/>
                    <pic:cNvPicPr>
                      <a:picLocks noChangeAspect="1" noChangeArrowheads="1"/>
                    </pic:cNvPicPr>
                  </pic:nvPicPr>
                  <pic:blipFill>
                    <a:blip r:embed="rId19"/>
                    <a:srcRect l="-541" t="-236" r="-541" b="-236"/>
                    <a:stretch>
                      <a:fillRect/>
                    </a:stretch>
                  </pic:blipFill>
                  <pic:spPr bwMode="auto">
                    <a:xfrm>
                      <a:off x="0" y="0"/>
                      <a:ext cx="66675" cy="152400"/>
                    </a:xfrm>
                    <a:prstGeom prst="rect">
                      <a:avLst/>
                    </a:prstGeom>
                  </pic:spPr>
                </pic:pic>
              </a:graphicData>
            </a:graphic>
          </wp:inline>
        </w:drawing>
      </w:r>
      <w:r>
        <w:rPr>
          <w:position w:val="-5"/>
          <w:lang w:val="en-GB" w:eastAsia="en-US"/>
        </w:rPr>
      </w:r>
      <w:r>
        <w:rPr>
          <w:position w:val="-5"/>
          <w:lang w:val="en-GB" w:eastAsia="en-US"/>
        </w:rPr>
        <w:fldChar w:fldCharType="end"/>
      </w:r>
      <w:r>
        <w:rPr>
          <w:rFonts w:cs="Arial"/>
          <w:bCs/>
          <w:vertAlign w:val="subscript"/>
          <w:lang w:val="en-GB" w:eastAsia="en-US"/>
        </w:rPr>
        <w:t>j</w:t>
      </w:r>
      <w:r>
        <w:rPr>
          <w:rFonts w:cs="Arial"/>
          <w:b/>
          <w:bCs/>
          <w:vertAlign w:val="superscript"/>
          <w:lang w:val="en-GB" w:eastAsia="en-US"/>
        </w:rPr>
        <w:t>(</w:t>
      </w:r>
      <w:r>
        <w:rPr>
          <w:rFonts w:cs="Arial"/>
          <w:bCs/>
          <w:i/>
          <w:vertAlign w:val="superscript"/>
          <w:lang w:val="en-GB" w:eastAsia="en-US"/>
        </w:rPr>
        <w:t>N</w:t>
      </w:r>
      <w:r>
        <w:rPr>
          <w:rFonts w:cs="Arial"/>
          <w:b/>
          <w:bCs/>
          <w:vertAlign w:val="superscript"/>
          <w:lang w:val="en-GB" w:eastAsia="en-US"/>
        </w:rPr>
        <w:t xml:space="preserve">) </w:t>
      </w:r>
      <w:r>
        <w:rPr>
          <w:rFonts w:cs="Arial"/>
          <w:bCs/>
          <w:lang w:val="en-GB" w:eastAsia="en-US"/>
        </w:rPr>
        <w:t>:</w:t>
      </w:r>
      <w:r>
        <w:rPr>
          <w:rFonts w:cs="Arial"/>
          <w:b/>
          <w:bCs/>
          <w:lang w:val="en-GB" w:eastAsia="en-US"/>
        </w:rPr>
        <w:t xml:space="preserve">= </w:t>
      </w:r>
      <w:r>
        <w:rPr>
          <w:rFonts w:cs="Arial"/>
          <w:lang w:val="en-GB" w:eastAsia="en-US"/>
        </w:rPr>
        <w:t>[</w:t>
      </w:r>
      <w:r>
        <w:rPr>
          <w:rFonts w:cs="Arial"/>
          <w:i/>
          <w:lang w:val="en-GB" w:eastAsia="en-US"/>
        </w:rPr>
        <w:t>S</w:t>
      </w:r>
      <w:r>
        <w:rPr>
          <w:rFonts w:cs="Arial"/>
          <w:vertAlign w:val="subscript"/>
          <w:lang w:val="en-GB" w:eastAsia="en-US"/>
        </w:rPr>
        <w:t>0</w:t>
      </w:r>
      <w:r>
        <w:rPr>
          <w:rFonts w:cs="Arial"/>
          <w:vertAlign w:val="superscript"/>
          <w:lang w:val="en-GB" w:eastAsia="en-US"/>
        </w:rPr>
        <w:t>0</w:t>
      </w:r>
      <w:r>
        <w:rPr>
          <w:rFonts w:cs="Arial"/>
          <w:lang w:val="en-GB" w:eastAsia="en-US"/>
        </w:rPr>
        <w:t>(</w:t>
      </w:r>
      <w:r>
        <w:rPr>
          <w:rFonts w:eastAsia="Symbol" w:cs="Symbol" w:ascii="Symbol" w:hAnsi="Symbol"/>
          <w:b/>
          <w:i/>
          <w:lang w:val="en-GB" w:eastAsia="en-US"/>
        </w:rPr>
        <w:t></w:t>
      </w:r>
      <w:r>
        <w:rPr>
          <w:vertAlign w:val="subscript"/>
          <w:lang w:val="en-GB" w:eastAsia="en-US"/>
        </w:rPr>
        <w:t>j</w:t>
      </w:r>
      <w:r>
        <w:rPr>
          <w:vertAlign w:val="superscript"/>
          <w:lang w:val="en-GB" w:eastAsia="en-US"/>
        </w:rPr>
        <w:t>(</w:t>
      </w:r>
      <w:r>
        <w:rPr>
          <w:i/>
          <w:vertAlign w:val="superscript"/>
          <w:lang w:val="en-GB" w:eastAsia="en-US"/>
        </w:rPr>
        <w:t>N</w:t>
      </w:r>
      <w:r>
        <w:rPr>
          <w:vertAlign w:val="superscript"/>
          <w:lang w:val="en-GB" w:eastAsia="en-US"/>
        </w:rPr>
        <w:t>)</w:t>
      </w:r>
      <w:r>
        <w:rPr>
          <w:lang w:val="en-GB" w:eastAsia="en-US"/>
        </w:rPr>
        <w:t xml:space="preserve">)    </w:t>
      </w:r>
      <w:r>
        <w:rPr>
          <w:rFonts w:cs="Arial"/>
          <w:i/>
          <w:lang w:val="en-GB" w:eastAsia="en-US"/>
        </w:rPr>
        <w:t>S</w:t>
      </w:r>
      <w:r>
        <w:rPr>
          <w:rFonts w:cs="Arial"/>
          <w:vertAlign w:val="subscript"/>
          <w:lang w:val="en-GB" w:eastAsia="en-US"/>
        </w:rPr>
        <w:t>-1</w:t>
      </w:r>
      <w:r>
        <w:rPr>
          <w:rFonts w:cs="Arial"/>
          <w:vertAlign w:val="superscript"/>
          <w:lang w:val="en-GB" w:eastAsia="en-US"/>
        </w:rPr>
        <w:t>-1</w:t>
      </w:r>
      <w:r>
        <w:rPr>
          <w:rFonts w:cs="Arial"/>
          <w:lang w:val="en-GB" w:eastAsia="en-US"/>
        </w:rPr>
        <w:t>(</w:t>
      </w:r>
      <w:r>
        <w:rPr>
          <w:rFonts w:eastAsia="Symbol" w:cs="Symbol" w:ascii="Symbol" w:hAnsi="Symbol"/>
          <w:b/>
          <w:i/>
          <w:lang w:val="en-GB" w:eastAsia="en-US"/>
        </w:rPr>
        <w:t></w:t>
      </w:r>
      <w:r>
        <w:rPr>
          <w:vertAlign w:val="subscript"/>
          <w:lang w:val="en-GB" w:eastAsia="en-US"/>
        </w:rPr>
        <w:t>j</w:t>
      </w:r>
      <w:r>
        <w:rPr>
          <w:vertAlign w:val="superscript"/>
          <w:lang w:val="en-GB" w:eastAsia="en-US"/>
        </w:rPr>
        <w:t>(</w:t>
      </w:r>
      <w:r>
        <w:rPr>
          <w:i/>
          <w:vertAlign w:val="superscript"/>
          <w:lang w:val="en-GB" w:eastAsia="en-US"/>
        </w:rPr>
        <w:t>N</w:t>
      </w:r>
      <w:r>
        <w:rPr>
          <w:vertAlign w:val="superscript"/>
          <w:lang w:val="en-GB" w:eastAsia="en-US"/>
        </w:rPr>
        <w:t>)</w:t>
      </w:r>
      <w:r>
        <w:rPr>
          <w:lang w:val="en-GB" w:eastAsia="en-US"/>
        </w:rPr>
        <w:t>)</w:t>
      </w:r>
      <w:r>
        <w:rPr>
          <w:vertAlign w:val="superscript"/>
          <w:lang w:val="en-GB" w:eastAsia="en-US"/>
        </w:rPr>
        <w:t xml:space="preserve"> </w:t>
      </w:r>
      <w:r>
        <w:rPr>
          <w:rFonts w:cs="Arial"/>
          <w:i/>
          <w:lang w:val="en-GB" w:eastAsia="en-US"/>
        </w:rPr>
        <w:t xml:space="preserve">   S</w:t>
      </w:r>
      <w:r>
        <w:rPr>
          <w:rFonts w:cs="Arial"/>
          <w:vertAlign w:val="subscript"/>
          <w:lang w:val="en-GB" w:eastAsia="en-US"/>
        </w:rPr>
        <w:t>-1</w:t>
      </w:r>
      <w:r>
        <w:rPr>
          <w:rFonts w:cs="Arial"/>
          <w:vertAlign w:val="superscript"/>
          <w:lang w:val="en-GB" w:eastAsia="en-US"/>
        </w:rPr>
        <w:t>0</w:t>
      </w:r>
      <w:r>
        <w:rPr>
          <w:rFonts w:cs="Arial"/>
          <w:lang w:val="en-GB" w:eastAsia="en-US"/>
        </w:rPr>
        <w:t>(</w:t>
      </w:r>
      <w:r>
        <w:rPr>
          <w:rFonts w:eastAsia="Symbol" w:cs="Symbol" w:ascii="Symbol" w:hAnsi="Symbol"/>
          <w:b/>
          <w:i/>
          <w:lang w:val="en-GB" w:eastAsia="en-US"/>
        </w:rPr>
        <w:t></w:t>
      </w:r>
      <w:r>
        <w:rPr>
          <w:vertAlign w:val="subscript"/>
          <w:lang w:val="en-GB" w:eastAsia="en-US"/>
        </w:rPr>
        <w:t>j</w:t>
      </w:r>
      <w:r>
        <w:rPr>
          <w:vertAlign w:val="superscript"/>
          <w:lang w:val="en-GB" w:eastAsia="en-US"/>
        </w:rPr>
        <w:t>(</w:t>
      </w:r>
      <w:r>
        <w:rPr>
          <w:i/>
          <w:vertAlign w:val="superscript"/>
          <w:lang w:val="en-GB" w:eastAsia="en-US"/>
        </w:rPr>
        <w:t>N</w:t>
      </w:r>
      <w:r>
        <w:rPr>
          <w:vertAlign w:val="superscript"/>
          <w:lang w:val="en-GB" w:eastAsia="en-US"/>
        </w:rPr>
        <w:t>)</w:t>
      </w:r>
      <w:r>
        <w:rPr>
          <w:lang w:val="en-GB" w:eastAsia="en-US"/>
        </w:rPr>
        <w:t>)</w:t>
      </w:r>
      <w:r>
        <w:rPr>
          <w:vertAlign w:val="superscript"/>
          <w:lang w:val="en-GB" w:eastAsia="en-US"/>
        </w:rPr>
        <w:t xml:space="preserve"> </w:t>
      </w:r>
      <w:r>
        <w:rPr>
          <w:rFonts w:cs="Arial"/>
          <w:i/>
          <w:lang w:val="en-GB" w:eastAsia="en-US"/>
        </w:rPr>
        <w:t xml:space="preserve">   S</w:t>
      </w:r>
      <w:r>
        <w:rPr>
          <w:rFonts w:cs="Arial"/>
          <w:vertAlign w:val="subscript"/>
          <w:lang w:val="en-GB" w:eastAsia="en-US"/>
        </w:rPr>
        <w:t>-1</w:t>
      </w:r>
      <w:r>
        <w:rPr>
          <w:rFonts w:cs="Arial"/>
          <w:vertAlign w:val="superscript"/>
          <w:lang w:val="en-GB" w:eastAsia="en-US"/>
        </w:rPr>
        <w:t>1</w:t>
      </w:r>
      <w:r>
        <w:rPr>
          <w:rFonts w:cs="Arial"/>
          <w:lang w:val="en-GB" w:eastAsia="en-US"/>
        </w:rPr>
        <w:t>(</w:t>
      </w:r>
      <w:r>
        <w:rPr>
          <w:rFonts w:eastAsia="Symbol" w:cs="Symbol" w:ascii="Symbol" w:hAnsi="Symbol"/>
          <w:b/>
          <w:i/>
          <w:lang w:val="en-GB" w:eastAsia="en-US"/>
        </w:rPr>
        <w:t></w:t>
      </w:r>
      <w:r>
        <w:rPr>
          <w:vertAlign w:val="subscript"/>
          <w:lang w:val="en-GB" w:eastAsia="en-US"/>
        </w:rPr>
        <w:t>j</w:t>
      </w:r>
      <w:r>
        <w:rPr>
          <w:vertAlign w:val="superscript"/>
          <w:lang w:val="en-GB" w:eastAsia="en-US"/>
        </w:rPr>
        <w:t>(</w:t>
      </w:r>
      <w:r>
        <w:rPr>
          <w:i/>
          <w:vertAlign w:val="superscript"/>
          <w:lang w:val="en-GB" w:eastAsia="en-US"/>
        </w:rPr>
        <w:t>N</w:t>
      </w:r>
      <w:r>
        <w:rPr>
          <w:vertAlign w:val="superscript"/>
          <w:lang w:val="en-GB" w:eastAsia="en-US"/>
        </w:rPr>
        <w:t>)</w:t>
      </w:r>
      <w:r>
        <w:rPr>
          <w:lang w:val="en-GB" w:eastAsia="en-US"/>
        </w:rPr>
        <w:t xml:space="preserve">)    </w:t>
      </w:r>
      <w:r>
        <w:rPr>
          <w:rFonts w:cs="Arial"/>
          <w:i/>
          <w:lang w:val="en-GB" w:eastAsia="en-US"/>
        </w:rPr>
        <w:t>S</w:t>
      </w:r>
      <w:r>
        <w:rPr>
          <w:rFonts w:cs="Arial"/>
          <w:vertAlign w:val="subscript"/>
          <w:lang w:val="en-GB" w:eastAsia="en-US"/>
        </w:rPr>
        <w:t>-1</w:t>
      </w:r>
      <w:r>
        <w:rPr>
          <w:rFonts w:cs="Arial"/>
          <w:vertAlign w:val="superscript"/>
          <w:lang w:val="en-GB" w:eastAsia="en-US"/>
        </w:rPr>
        <w:t>1</w:t>
      </w:r>
      <w:r>
        <w:rPr>
          <w:rFonts w:cs="Arial"/>
          <w:lang w:val="en-GB" w:eastAsia="en-US"/>
        </w:rPr>
        <w:t>(</w:t>
      </w:r>
      <w:r>
        <w:rPr>
          <w:rFonts w:eastAsia="Symbol" w:cs="Symbol" w:ascii="Symbol" w:hAnsi="Symbol"/>
          <w:b/>
          <w:i/>
          <w:lang w:val="en-GB" w:eastAsia="en-US"/>
        </w:rPr>
        <w:t></w:t>
      </w:r>
      <w:r>
        <w:rPr>
          <w:vertAlign w:val="subscript"/>
          <w:lang w:val="en-GB" w:eastAsia="en-US"/>
        </w:rPr>
        <w:t>j</w:t>
      </w:r>
      <w:r>
        <w:rPr>
          <w:vertAlign w:val="superscript"/>
          <w:lang w:val="en-GB" w:eastAsia="en-US"/>
        </w:rPr>
        <w:t>(</w:t>
      </w:r>
      <w:r>
        <w:rPr>
          <w:i/>
          <w:vertAlign w:val="superscript"/>
          <w:lang w:val="en-GB" w:eastAsia="en-US"/>
        </w:rPr>
        <w:t>N</w:t>
      </w:r>
      <w:r>
        <w:rPr>
          <w:vertAlign w:val="superscript"/>
          <w:lang w:val="en-GB" w:eastAsia="en-US"/>
        </w:rPr>
        <w:t>)</w:t>
      </w:r>
      <w:r>
        <w:rPr>
          <w:lang w:val="en-GB" w:eastAsia="en-US"/>
        </w:rPr>
        <w:t xml:space="preserve">)    …    </w:t>
      </w:r>
      <w:r>
        <w:rPr>
          <w:rFonts w:cs="Arial"/>
          <w:lang w:val="en-GB" w:eastAsia="en-US"/>
        </w:rPr>
        <w:t>S</w:t>
      </w:r>
      <w:r>
        <w:rPr>
          <w:rFonts w:cs="Arial"/>
          <w:i/>
          <w:vertAlign w:val="subscript"/>
          <w:lang w:val="en-GB" w:eastAsia="en-US"/>
        </w:rPr>
        <w:t>N</w:t>
      </w:r>
      <w:r>
        <w:rPr>
          <w:rFonts w:cs="Arial"/>
          <w:i/>
          <w:vertAlign w:val="superscript"/>
          <w:lang w:val="en-GB" w:eastAsia="en-US"/>
        </w:rPr>
        <w:t>N</w:t>
      </w:r>
      <w:r>
        <w:rPr>
          <w:rFonts w:cs="Arial"/>
          <w:lang w:val="en-GB" w:eastAsia="en-US"/>
        </w:rPr>
        <w:t>(</w:t>
      </w:r>
      <w:r>
        <w:rPr>
          <w:rFonts w:eastAsia="Symbol" w:cs="Symbol" w:ascii="Symbol" w:hAnsi="Symbol"/>
          <w:b/>
          <w:i/>
          <w:lang w:val="en-GB" w:eastAsia="en-US"/>
        </w:rPr>
        <w:t></w:t>
      </w:r>
      <w:r>
        <w:rPr>
          <w:vertAlign w:val="subscript"/>
          <w:lang w:val="en-GB" w:eastAsia="en-US"/>
        </w:rPr>
        <w:t>j</w:t>
      </w:r>
      <w:r>
        <w:rPr>
          <w:vertAlign w:val="superscript"/>
          <w:lang w:val="en-GB" w:eastAsia="en-US"/>
        </w:rPr>
        <w:t>(</w:t>
      </w:r>
      <w:r>
        <w:rPr>
          <w:i/>
          <w:vertAlign w:val="superscript"/>
          <w:lang w:val="en-GB" w:eastAsia="en-US"/>
        </w:rPr>
        <w:t>N</w:t>
      </w:r>
      <w:r>
        <w:rPr>
          <w:vertAlign w:val="superscript"/>
          <w:lang w:val="en-GB" w:eastAsia="en-US"/>
        </w:rPr>
        <w:t>)</w:t>
      </w:r>
      <w:r>
        <w:rPr>
          <w:lang w:val="en-GB" w:eastAsia="en-US"/>
        </w:rPr>
        <w:t>)]</w:t>
      </w:r>
      <w:r>
        <w:rPr>
          <w:i/>
          <w:vertAlign w:val="superscript"/>
          <w:lang w:val="en-GB" w:eastAsia="en-US"/>
        </w:rPr>
        <w:t>T</w:t>
      </w:r>
      <w:r>
        <w:rPr>
          <w:vertAlign w:val="superscript"/>
          <w:lang w:val="en-GB" w:eastAsia="en-US"/>
        </w:rPr>
        <w:t xml:space="preserve"> </w:t>
      </w:r>
      <w:r>
        <w:rPr>
          <w:lang w:val="en-GB" w:eastAsia="en-US"/>
        </w:rPr>
        <w:t>,</w:t>
      </w:r>
      <w:r>
        <w:rPr>
          <w:vertAlign w:val="superscript"/>
          <w:lang w:val="en-GB" w:eastAsia="en-US"/>
        </w:rPr>
        <w:t xml:space="preserve"> </w:t>
      </w:r>
    </w:p>
    <w:p>
      <w:pPr>
        <w:pStyle w:val="Normal"/>
        <w:rPr/>
      </w:pPr>
      <w:r>
        <w:rPr/>
        <w:t>where S</w:t>
      </w:r>
      <w:r>
        <w:rPr>
          <w:vertAlign w:val="subscript"/>
        </w:rPr>
        <w:t>n</w:t>
      </w:r>
      <w:r>
        <w:rPr>
          <w:vertAlign w:val="superscript"/>
        </w:rPr>
        <w:t>m</w:t>
      </w:r>
      <w:r>
        <w:rPr/>
        <w:t>(</w:t>
      </w:r>
      <w:r>
        <w:rPr>
          <w:rFonts w:eastAsia="Symbol" w:cs="Symbol" w:ascii="Symbol" w:hAnsi="Symbol"/>
        </w:rPr>
        <w:t></w:t>
      </w:r>
      <w:r>
        <w:rPr/>
        <w:t>) represents the real valued spherical harmonics of the order n and degree m.</w:t>
      </w:r>
    </w:p>
    <w:p>
      <w:pPr>
        <w:pStyle w:val="Normal"/>
        <w:rPr/>
      </w:pPr>
      <w:r>
        <w:rPr/>
        <w:t xml:space="preserve">The matrix </w:t>
      </w:r>
      <w:r>
        <w:rPr>
          <w:rFonts w:eastAsia="Symbol" w:cs="Symbol" w:ascii="Symbol" w:hAnsi="Symbol"/>
          <w:b/>
        </w:rPr>
        <w:t></w:t>
      </w:r>
      <w:r>
        <w:rPr>
          <w:i/>
          <w:vertAlign w:val="superscript"/>
        </w:rPr>
        <w:t>(N,N)</w:t>
      </w:r>
      <w:r>
        <w:rPr>
          <w:b/>
        </w:rPr>
        <w:t xml:space="preserve"> </w:t>
      </w:r>
      <w:r>
        <w:rPr/>
        <w:t xml:space="preserve">is invertible so that the HOA representation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219075" cy="152400"/>
            <wp:effectExtent l="0" t="0" r="0" b="0"/>
            <wp:docPr id="2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 descr=""/>
                    <pic:cNvPicPr>
                      <a:picLocks noChangeAspect="1" noChangeArrowheads="1"/>
                    </pic:cNvPicPr>
                  </pic:nvPicPr>
                  <pic:blipFill>
                    <a:blip r:embed="rId20"/>
                    <a:srcRect l="-164" t="-236" r="-164" b="-236"/>
                    <a:stretch>
                      <a:fillRect/>
                    </a:stretch>
                  </pic:blipFill>
                  <pic:spPr bwMode="auto">
                    <a:xfrm>
                      <a:off x="0" y="0"/>
                      <a:ext cx="219075" cy="152400"/>
                    </a:xfrm>
                    <a:prstGeom prst="rect">
                      <a:avLst/>
                    </a:prstGeom>
                  </pic:spPr>
                </pic:pic>
              </a:graphicData>
            </a:graphic>
          </wp:inline>
        </w:drawing>
      </w:r>
      <w:r>
        <w:rPr>
          <w:position w:val="-5"/>
        </w:rPr>
      </w:r>
      <w:r>
        <w:rPr>
          <w:position w:val="-5"/>
        </w:rPr>
        <w:fldChar w:fldCharType="end"/>
      </w:r>
      <w:r>
        <w:rPr>
          <w:b/>
          <w:i/>
        </w:rPr>
        <w:t>c</w:t>
      </w:r>
      <w:r>
        <w:rPr/>
        <w:t>(</w:t>
      </w:r>
      <w:r>
        <w:rPr>
          <w:i/>
        </w:rPr>
        <w:t>t</w:t>
      </w:r>
      <w:r>
        <w:rPr/>
        <w:t>) can be converted back from the equivalent spatial domain</w:t>
      </w:r>
      <w:r>
        <w:rPr>
          <w:b/>
        </w:rPr>
        <w:t xml:space="preserve"> </w:t>
      </w:r>
      <w:r>
        <w:rPr/>
        <w:t>by:</w:t>
      </w:r>
    </w:p>
    <w:p>
      <w:pPr>
        <w:pStyle w:val="EQ"/>
        <w:jc w:val="center"/>
        <w:rPr>
          <w:b/>
          <w:b/>
          <w:bCs/>
          <w:lang w:val="en-GB" w:eastAsia="en-US"/>
        </w:rPr>
      </w:pPr>
      <w:r>
        <w:rPr>
          <w:b/>
          <w:lang w:val="en-GB" w:eastAsia="en-US"/>
        </w:rPr>
        <w:t>c</w:t>
      </w:r>
      <w:r>
        <w:rPr>
          <w:lang w:val="en-GB" w:eastAsia="en-US"/>
        </w:rPr>
        <w:t xml:space="preserve">(t) = </w:t>
      </w:r>
      <w:r>
        <w:rPr>
          <w:rFonts w:eastAsia="Symbol" w:cs="Symbol" w:ascii="Symbol" w:hAnsi="Symbol"/>
          <w:b/>
          <w:lang w:val="en-GB" w:eastAsia="en-US"/>
        </w:rPr>
        <w:t></w:t>
      </w:r>
      <w:r>
        <w:rPr>
          <w:i/>
          <w:vertAlign w:val="superscript"/>
          <w:lang w:val="en-GB" w:eastAsia="en-US"/>
        </w:rPr>
        <w:t>(N,N)</w:t>
      </w:r>
      <w:r>
        <w:rPr>
          <w:lang w:val="en-GB" w:eastAsia="en-US"/>
        </w:rPr>
        <w:t>·</w:t>
      </w:r>
      <w:r>
        <w:rPr>
          <w:b/>
          <w:lang w:val="en-GB" w:eastAsia="en-US"/>
        </w:rPr>
        <w:t>w</w:t>
      </w:r>
      <w:r>
        <w:rPr>
          <w:lang w:val="en-GB" w:eastAsia="en-US"/>
        </w:rPr>
        <w:t>(t)</w:t>
      </w:r>
    </w:p>
    <w:p>
      <w:pPr>
        <w:pStyle w:val="Heading4"/>
        <w:ind w:left="1418" w:hanging="1418"/>
        <w:rPr/>
      </w:pPr>
      <w:bookmarkStart w:id="19" w:name="__RefHeading___Toc532295021"/>
      <w:bookmarkEnd w:id="19"/>
      <w:r>
        <w:rPr/>
        <w:t>4.1.1.3</w:t>
        <w:tab/>
        <w:t>Test method with periphonic array</w:t>
      </w:r>
    </w:p>
    <w:p>
      <w:pPr>
        <w:pStyle w:val="Heading5"/>
        <w:ind w:left="1701" w:hanging="1701"/>
        <w:rPr/>
      </w:pPr>
      <w:bookmarkStart w:id="20" w:name="__RefHeading___Toc532295022"/>
      <w:bookmarkEnd w:id="20"/>
      <w:r>
        <w:rPr/>
        <w:t>4.1.1.3.1</w:t>
        <w:tab/>
        <w:t>Test Conditions</w:t>
      </w:r>
    </w:p>
    <w:p>
      <w:pPr>
        <w:pStyle w:val="Normal"/>
        <w:rPr>
          <w:b/>
          <w:b/>
        </w:rPr>
      </w:pPr>
      <w:r>
        <w:rPr>
          <w:b/>
        </w:rPr>
        <w:t xml:space="preserve">Periphonic loudspeaker array </w:t>
      </w:r>
    </w:p>
    <w:p>
      <w:pPr>
        <w:pStyle w:val="B1"/>
        <w:rPr/>
      </w:pPr>
      <w:r>
        <w:rPr/>
        <w:t>a)</w:t>
        <w:tab/>
        <w:t xml:space="preserve">A </w:t>
      </w:r>
      <w:r>
        <w:rPr>
          <w:i/>
        </w:rPr>
        <w:t>periphonic loudspeaker array</w:t>
      </w:r>
      <w:r>
        <w:rPr/>
        <w:t xml:space="preserve"> shall be placed within the free-field volume with the geometric center of the </w:t>
      </w:r>
      <w:r>
        <w:rPr>
          <w:i/>
        </w:rPr>
        <w:t>periphonic loudspeaker array</w:t>
      </w:r>
      <w:r>
        <w:rPr/>
        <w:t xml:space="preserve"> coinciding with the geometric center of the free-field volume.</w:t>
      </w:r>
    </w:p>
    <w:p>
      <w:pPr>
        <w:pStyle w:val="B1"/>
        <w:rPr/>
      </w:pPr>
      <w:r>
        <w:rPr/>
        <w:t>b)</w:t>
        <w:tab/>
        <w:t xml:space="preserve">The </w:t>
      </w:r>
      <w:r>
        <w:rPr>
          <w:i/>
        </w:rPr>
        <w:t>periphonic loudspeaker array</w:t>
      </w:r>
      <w:r>
        <w:rPr/>
        <w:t xml:space="preserve"> shall have a radius greater or equal than 1 meter.</w:t>
      </w:r>
    </w:p>
    <w:p>
      <w:pPr>
        <w:pStyle w:val="B1"/>
        <w:rPr/>
      </w:pPr>
      <w:r>
        <w:rPr/>
        <w:t>c)</w:t>
        <w:tab/>
        <w:t xml:space="preserve">The </w:t>
      </w:r>
      <w:r>
        <w:rPr>
          <w:i/>
        </w:rPr>
        <w:t>periphonic loudspeaker array</w:t>
      </w:r>
      <w:r>
        <w:rPr/>
        <w:t xml:space="preserve"> shall be composed of (</w:t>
      </w:r>
      <w:r>
        <w:rPr>
          <w:i/>
        </w:rPr>
        <w:t>N</w:t>
      </w:r>
      <w:r>
        <w:rPr/>
        <w:t>+1)</w:t>
      </w:r>
      <w:r>
        <w:rPr>
          <w:vertAlign w:val="superscript"/>
        </w:rPr>
        <w:t>2</w:t>
      </w:r>
      <w:r>
        <w:rPr/>
        <w:t xml:space="preserve"> coaxial loudspeaker elements. Each of the (</w:t>
      </w:r>
      <w:r>
        <w:rPr>
          <w:i/>
        </w:rPr>
        <w:t>N</w:t>
      </w:r>
      <w:r>
        <w:rPr/>
        <w:t>+1)</w:t>
      </w:r>
      <w:r>
        <w:rPr>
          <w:vertAlign w:val="superscript"/>
        </w:rPr>
        <w:t>2</w:t>
      </w:r>
      <w:r>
        <w:rPr/>
        <w:t xml:space="preserve"> coaxial loudspeaker elements shall be equalized (if necessary) and level compensated to conform with the operational room response curve limits given in [5] Section 8.3.4.1. </w:t>
      </w:r>
      <w:r>
        <w:rPr>
          <w:i/>
        </w:rPr>
        <w:t xml:space="preserve">N </w:t>
      </w:r>
      <w:r>
        <w:rPr/>
        <w:t xml:space="preserve">should be equal or greater than the maximum ambisonics order supported by the device under test (DUT), e.g. </w:t>
      </w:r>
      <w:r>
        <w:rPr>
          <w:i/>
        </w:rPr>
        <w:t>N&gt;=</w:t>
      </w:r>
      <w:r>
        <w:rPr/>
        <w:t>4 for a DUT supporting 4</w:t>
      </w:r>
      <w:r>
        <w:rPr>
          <w:vertAlign w:val="superscript"/>
        </w:rPr>
        <w:t>th</w:t>
      </w:r>
      <w:r>
        <w:rPr/>
        <w:t xml:space="preserve"> order Ambisonics capture.</w:t>
      </w:r>
    </w:p>
    <w:p>
      <w:pPr>
        <w:pStyle w:val="B1"/>
        <w:rPr/>
      </w:pPr>
      <w:r>
        <w:rPr/>
        <w:t>d)</w:t>
        <w:tab/>
        <w:t>The (</w:t>
      </w:r>
      <w:r>
        <w:rPr>
          <w:i/>
        </w:rPr>
        <w:t>N</w:t>
      </w:r>
      <w:r>
        <w:rPr/>
        <w:t>+1)</w:t>
      </w:r>
      <w:r>
        <w:rPr>
          <w:vertAlign w:val="superscript"/>
        </w:rPr>
        <w:t>2</w:t>
      </w:r>
      <w:r>
        <w:rPr/>
        <w:t xml:space="preserve"> coaxial loudspeaker elements shall be positioned according to the azimuth and elevation coordinates given in Annex B.</w:t>
      </w:r>
    </w:p>
    <w:p>
      <w:pPr>
        <w:pStyle w:val="B1"/>
        <w:rPr/>
      </w:pPr>
      <w:r>
        <w:rPr/>
        <w:t>e)</w:t>
        <w:tab/>
        <w:t xml:space="preserve">All coaxial loudspeaker elements shall be oriented such that their acoustic axis intersects at the geometric center of the </w:t>
      </w:r>
      <w:r>
        <w:rPr>
          <w:i/>
        </w:rPr>
        <w:t>free field volume</w:t>
      </w:r>
      <w:r>
        <w:rPr/>
        <w:t>.</w:t>
      </w:r>
    </w:p>
    <w:p>
      <w:pPr>
        <w:pStyle w:val="B1"/>
        <w:rPr/>
      </w:pPr>
      <w:r>
        <w:rPr/>
        <w:t>f)</w:t>
        <w:tab/>
        <w:t xml:space="preserve">The radius of each coaxial loudspeaker element shall be such that, at the geometric center of the </w:t>
      </w:r>
      <w:r>
        <w:rPr>
          <w:i/>
        </w:rPr>
        <w:t>free-field volume</w:t>
      </w:r>
      <w:r>
        <w:rPr/>
        <w:t>, the far field approximation for the coaxial loudspeaker axial pressure amplitude decay holds true.</w:t>
      </w:r>
    </w:p>
    <w:p>
      <w:pPr>
        <w:pStyle w:val="Heading5"/>
        <w:ind w:left="1701" w:hanging="1701"/>
        <w:rPr/>
      </w:pPr>
      <w:bookmarkStart w:id="21" w:name="__RefHeading___Toc532295023"/>
      <w:bookmarkEnd w:id="21"/>
      <w:r>
        <w:rPr/>
        <w:t>4.1.1.3.2</w:t>
        <w:tab/>
        <w:t>Measurement</w:t>
      </w:r>
    </w:p>
    <w:p>
      <w:pPr>
        <w:pStyle w:val="Normal"/>
        <w:rPr>
          <w:b/>
          <w:b/>
        </w:rPr>
      </w:pPr>
      <w:r>
        <w:rPr>
          <w:b/>
        </w:rPr>
        <w:t>Reference Spectrum measurement for periphonic loudspeaker array method</w:t>
      </w:r>
    </w:p>
    <w:p>
      <w:pPr>
        <w:pStyle w:val="B1"/>
        <w:rPr/>
      </w:pPr>
      <w:r>
        <w:rPr/>
        <w:t>a)</w:t>
        <w:tab/>
        <w:t xml:space="preserve">A diffuse-field / random incidence, or multi-field microphone is mounted in the </w:t>
      </w:r>
      <w:r>
        <w:rPr>
          <w:i/>
        </w:rPr>
        <w:t>free-field volume</w:t>
      </w:r>
      <w:r>
        <w:rPr/>
        <w:t xml:space="preserve"> such that the tip of the microphone corresponds to the geometric center of the </w:t>
      </w:r>
      <w:r>
        <w:rPr>
          <w:i/>
        </w:rPr>
        <w:t>free-field volume</w:t>
      </w:r>
      <w:r>
        <w:rPr/>
        <w:t xml:space="preserve"> and the geometric center of the </w:t>
      </w:r>
      <w:r>
        <w:rPr>
          <w:i/>
        </w:rPr>
        <w:t>periphonic loudspeaker array</w:t>
      </w:r>
      <w:r>
        <w:rPr/>
        <w:t>.</w:t>
      </w:r>
    </w:p>
    <w:p>
      <w:pPr>
        <w:pStyle w:val="NO"/>
        <w:rPr/>
      </w:pPr>
      <w:r>
        <w:rPr/>
        <w:t>NOTE 1:</w:t>
        <w:tab/>
        <w:t>Diffuse-field / random incidence microphones, are described in [5].</w:t>
      </w:r>
    </w:p>
    <w:p>
      <w:pPr>
        <w:pStyle w:val="B1"/>
        <w:rPr/>
      </w:pPr>
      <w:r>
        <w:rPr/>
        <w:t>b)</w:t>
        <w:tab/>
        <w:t>(</w:t>
      </w:r>
      <w:r>
        <w:rPr>
          <w:i/>
        </w:rPr>
        <w:t>N</w:t>
      </w:r>
      <w:r>
        <w:rPr/>
        <w:t>+1)</w:t>
      </w:r>
      <w:r>
        <w:rPr>
          <w:vertAlign w:val="superscript"/>
        </w:rPr>
        <w:t>2</w:t>
      </w:r>
      <w:r>
        <w:rPr/>
        <w:t xml:space="preserve"> decorrelated pink noise signals are played simultaneously over each of the (</w:t>
      </w:r>
      <w:r>
        <w:rPr>
          <w:i/>
        </w:rPr>
        <w:t>N</w:t>
      </w:r>
      <w:r>
        <w:rPr/>
        <w:t>+1)</w:t>
      </w:r>
      <w:r>
        <w:rPr>
          <w:vertAlign w:val="superscript"/>
        </w:rPr>
        <w:t>2</w:t>
      </w:r>
      <w:r>
        <w:rPr/>
        <w:t xml:space="preserve"> coaxial loudspeakers of the </w:t>
      </w:r>
      <w:r>
        <w:rPr>
          <w:i/>
        </w:rPr>
        <w:t>periphonic loudspeaker array</w:t>
      </w:r>
      <w:r>
        <w:rPr/>
        <w:t xml:space="preserve">. </w:t>
      </w:r>
    </w:p>
    <w:p>
      <w:pPr>
        <w:pStyle w:val="B1"/>
        <w:rPr/>
      </w:pPr>
      <w:r>
        <w:rPr/>
        <w:t>c)</w:t>
        <w:tab/>
        <w:t xml:space="preserve">The playback level is adjusted such that the </w:t>
      </w:r>
      <w:r>
        <w:rPr>
          <w:i/>
        </w:rPr>
        <w:t>LAeq</w:t>
      </w:r>
      <w:r>
        <w:rPr/>
        <w:t xml:space="preserve">, measured over a 30s time window at the geometric center of the </w:t>
      </w:r>
      <w:r>
        <w:rPr>
          <w:i/>
        </w:rPr>
        <w:t>periphonic loudspeaker array,</w:t>
      </w:r>
      <w:r>
        <w:rPr/>
        <w:t xml:space="preserve"> is equal to 78dBSPL(A) </w:t>
      </w:r>
      <w:r>
        <w:rPr>
          <w:rFonts w:eastAsia="Symbol" w:cs="Symbol" w:ascii="Symbol" w:hAnsi="Symbol"/>
        </w:rPr>
        <w:t></w:t>
      </w:r>
      <w:r>
        <w:rPr/>
        <w:t xml:space="preserve"> 0.5dB.</w:t>
      </w:r>
    </w:p>
    <w:p>
      <w:pPr>
        <w:pStyle w:val="B1"/>
        <w:rPr/>
      </w:pPr>
      <w:r>
        <w:rPr/>
        <w:t>d)</w:t>
        <w:tab/>
        <w:t xml:space="preserve">The reference sound pressure at the geometric center of the </w:t>
      </w:r>
      <w:r>
        <w:rPr>
          <w:rStyle w:val="Emphasis"/>
        </w:rPr>
        <w:t>fr</w:t>
      </w:r>
      <w:r>
        <w:rPr>
          <w:rStyle w:val="Emphasis"/>
          <w:i w:val="false"/>
        </w:rPr>
        <w:t>e</w:t>
      </w:r>
      <w:r>
        <w:rPr>
          <w:rStyle w:val="Emphasis"/>
        </w:rPr>
        <w:t>e-field volume</w:t>
      </w:r>
      <w:r>
        <w:rPr/>
        <w:t xml:space="preserve">, </w:t>
      </w:r>
      <w:r>
        <w:rPr>
          <w:i/>
        </w:rPr>
        <w:t>p(t)</w:t>
      </w:r>
      <w:r>
        <w:rPr/>
        <w:t>, is captured with the diffuse-field or multi-field microphone.</w:t>
      </w:r>
    </w:p>
    <w:p>
      <w:pPr>
        <w:pStyle w:val="B1"/>
        <w:rPr/>
      </w:pPr>
      <w:r>
        <w:rPr/>
        <w:t>e)</w:t>
        <w:tab/>
        <w:t xml:space="preserve">The magnitude spectrum of the reference sound pressure, </w:t>
      </w:r>
      <w:r>
        <w:rPr>
          <w:i/>
        </w:rPr>
        <w:t>P(f)</w:t>
      </w:r>
      <w:r>
        <w:rPr/>
        <w:t>, is calculated for the 1/12</w:t>
      </w:r>
      <w:r>
        <w:rPr>
          <w:vertAlign w:val="superscript"/>
        </w:rPr>
        <w:t>th</w:t>
      </w:r>
      <w:r>
        <w:rPr/>
        <w:t xml:space="preserve"> octave intervals as given by the R40 series of preferred numbers in [6].</w:t>
      </w:r>
    </w:p>
    <w:p>
      <w:pPr>
        <w:pStyle w:val="NO"/>
        <w:rPr/>
      </w:pPr>
      <w:r>
        <w:rPr/>
        <w:t>NOTE 2:</w:t>
        <w:tab/>
        <w:t xml:space="preserve">For ideal (calibrated) loudspeakers, the </w:t>
      </w:r>
      <w:r>
        <w:rPr>
          <w:i/>
        </w:rPr>
        <w:t xml:space="preserve">P(f) </w:t>
      </w:r>
      <w:r>
        <w:rPr/>
        <w:t>spectra should have equal energy in each 1/12</w:t>
      </w:r>
      <w:r>
        <w:rPr>
          <w:vertAlign w:val="superscript"/>
        </w:rPr>
        <w:t>th</w:t>
      </w:r>
      <w:r>
        <w:rPr/>
        <w:t xml:space="preserve"> octave intervals.</w:t>
      </w:r>
    </w:p>
    <w:p>
      <w:pPr>
        <w:pStyle w:val="Normal"/>
        <w:rPr>
          <w:b/>
          <w:b/>
        </w:rPr>
      </w:pPr>
      <w:r>
        <w:rPr>
          <w:b/>
        </w:rPr>
        <w:t xml:space="preserve">Estimated Spectrum measurement </w:t>
      </w:r>
    </w:p>
    <w:p>
      <w:pPr>
        <w:pStyle w:val="B1"/>
        <w:rPr/>
      </w:pPr>
      <w:r>
        <w:rPr/>
        <w:t>a)</w:t>
        <w:tab/>
        <w:t xml:space="preserve">The scene-based audio capture device under test is mounted in the </w:t>
      </w:r>
      <w:r>
        <w:rPr>
          <w:i/>
        </w:rPr>
        <w:t>free-field volume</w:t>
      </w:r>
      <w:r>
        <w:rPr/>
        <w:t xml:space="preserve"> such that its geometric center coincides with the geometric center of </w:t>
      </w:r>
      <w:r>
        <w:rPr>
          <w:i/>
        </w:rPr>
        <w:t>free-field volume</w:t>
      </w:r>
      <w:r>
        <w:rPr/>
        <w:t xml:space="preserve"> and the geometric center of the </w:t>
      </w:r>
      <w:r>
        <w:rPr>
          <w:i/>
        </w:rPr>
        <w:t>periphonic loudspeaker array</w:t>
      </w:r>
      <w:r>
        <w:rPr/>
        <w:t>.</w:t>
      </w:r>
    </w:p>
    <w:p>
      <w:pPr>
        <w:pStyle w:val="B1"/>
        <w:rPr/>
      </w:pPr>
      <w:r>
        <w:rPr/>
        <w:t>b)</w:t>
        <w:tab/>
        <w:t>(</w:t>
      </w:r>
      <w:r>
        <w:rPr>
          <w:i/>
        </w:rPr>
        <w:t>N</w:t>
      </w:r>
      <w:r>
        <w:rPr/>
        <w:t>+1)</w:t>
      </w:r>
      <w:r>
        <w:rPr>
          <w:vertAlign w:val="superscript"/>
        </w:rPr>
        <w:t>2</w:t>
      </w:r>
      <w:r>
        <w:rPr/>
        <w:t xml:space="preserve"> decorrelated pink noise signals are played simultaneously over each of the (</w:t>
      </w:r>
      <w:r>
        <w:rPr>
          <w:i/>
        </w:rPr>
        <w:t>N</w:t>
      </w:r>
      <w:r>
        <w:rPr/>
        <w:t>+1)</w:t>
      </w:r>
      <w:r>
        <w:rPr>
          <w:vertAlign w:val="superscript"/>
        </w:rPr>
        <w:t>2</w:t>
      </w:r>
      <w:r>
        <w:rPr/>
        <w:t xml:space="preserve"> coaxial loudspeakers of the </w:t>
      </w:r>
      <w:r>
        <w:rPr>
          <w:i/>
        </w:rPr>
        <w:t>periphonic loudspeaker array</w:t>
      </w:r>
      <w:r>
        <w:rPr/>
        <w:t>. The pink noise signals shall be identical to the signals used for the reference spectrum measurement.</w:t>
      </w:r>
    </w:p>
    <w:p>
      <w:pPr>
        <w:pStyle w:val="B1"/>
        <w:rPr/>
      </w:pPr>
      <w:r>
        <w:rPr/>
        <w:t>c)</w:t>
        <w:tab/>
        <w:t>The B-format scene-based audio format representation (compressed or uncompressed, depending on the use case being tested) is stored for offline analysis.</w:t>
      </w:r>
    </w:p>
    <w:p>
      <w:pPr>
        <w:pStyle w:val="B1"/>
        <w:rPr/>
      </w:pPr>
      <w:r>
        <w:rPr/>
        <w:t>d)</w:t>
        <w:tab/>
        <w:t xml:space="preserve">The B-format scene-based audio format representation is uncompressed (if necessary) and converted to an </w:t>
      </w:r>
      <w:r>
        <w:rPr>
          <w:i/>
        </w:rPr>
        <w:t>equivalent spatial domain representation</w:t>
      </w:r>
      <w:r>
        <w:rPr/>
        <w:t xml:space="preserve"> of order </w:t>
      </w:r>
      <w:r>
        <w:rPr>
          <w:i/>
        </w:rPr>
        <w:t>N</w:t>
      </w:r>
      <w:r>
        <w:rPr>
          <w:i/>
          <w:vertAlign w:val="subscript"/>
        </w:rPr>
        <w:t>DUT</w:t>
      </w:r>
      <w:r>
        <w:rPr/>
        <w:t xml:space="preserve"> (B-Format to ESD conversion in Figure 1), where </w:t>
      </w:r>
      <w:r>
        <w:rPr>
          <w:i/>
        </w:rPr>
        <w:t>N</w:t>
      </w:r>
      <w:r>
        <w:rPr>
          <w:i/>
          <w:vertAlign w:val="subscript"/>
        </w:rPr>
        <w:t>DUT</w:t>
      </w:r>
      <w:r>
        <w:rPr>
          <w:i/>
        </w:rPr>
        <w:t xml:space="preserve"> </w:t>
      </w:r>
      <w:r>
        <w:rPr/>
        <w:t>corresponds to the Ambisonics order of the device under test.</w:t>
      </w:r>
    </w:p>
    <w:p>
      <w:pPr>
        <w:pStyle w:val="B1"/>
        <w:rPr/>
      </w:pPr>
      <w:r>
        <w:rPr/>
        <w:t xml:space="preserve">e) </w:t>
      </w:r>
      <w:r>
        <w:fldChar w:fldCharType="begin"/>
      </w:r>
      <w:r>
        <w:rPr>
          <w:position w:val="-6"/>
        </w:rPr>
        <w:instrText xml:space="preserve"> QUOTE _x0001_ </w:instrText>
      </w:r>
      <w:r>
        <w:rPr>
          <w:position w:val="-6"/>
        </w:rPr>
      </w:r>
      <w:r>
        <w:rPr>
          <w:position w:val="-6"/>
        </w:rPr>
        <w:fldChar w:fldCharType="separate"/>
      </w:r>
      <w:r>
        <w:rPr>
          <w:position w:val="-6"/>
        </w:rPr>
      </w:r>
      <w:r>
        <w:rPr>
          <w:position w:val="-6"/>
        </w:rPr>
        <w:drawing>
          <wp:inline distT="0" distB="0" distL="0" distR="0">
            <wp:extent cx="257175" cy="161925"/>
            <wp:effectExtent l="0" t="0" r="0" b="0"/>
            <wp:docPr id="2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 descr=""/>
                    <pic:cNvPicPr>
                      <a:picLocks noChangeAspect="1" noChangeArrowheads="1"/>
                    </pic:cNvPicPr>
                  </pic:nvPicPr>
                  <pic:blipFill>
                    <a:blip r:embed="rId21"/>
                    <a:srcRect l="-140" t="-223" r="-140" b="-223"/>
                    <a:stretch>
                      <a:fillRect/>
                    </a:stretch>
                  </pic:blipFill>
                  <pic:spPr bwMode="auto">
                    <a:xfrm>
                      <a:off x="0" y="0"/>
                      <a:ext cx="257175" cy="161925"/>
                    </a:xfrm>
                    <a:prstGeom prst="rect">
                      <a:avLst/>
                    </a:prstGeom>
                  </pic:spPr>
                </pic:pic>
              </a:graphicData>
            </a:graphic>
          </wp:inline>
        </w:drawing>
      </w:r>
      <w:r>
        <w:rPr>
          <w:position w:val="-6"/>
        </w:rPr>
      </w:r>
      <w:r>
        <w:rPr>
          <w:position w:val="-6"/>
        </w:rPr>
        <w:fldChar w:fldCharType="end"/>
      </w:r>
      <w:r>
        <w:rPr/>
        <w:t xml:space="preserve">, the estimate of the sound field at the geometric center of </w:t>
      </w:r>
      <w:r>
        <w:rPr>
          <w:i/>
        </w:rPr>
        <w:t>the free-field volume</w:t>
      </w:r>
      <w:r>
        <w:rPr/>
        <w:t xml:space="preserve"> and </w:t>
      </w:r>
      <w:r>
        <w:rPr>
          <w:i/>
        </w:rPr>
        <w:t>periphonic loudspeaker array</w:t>
      </w:r>
      <w:r>
        <w:rPr/>
        <w:t xml:space="preserve">, is synthesized using the </w:t>
      </w:r>
      <w:r>
        <w:rPr>
          <w:i/>
        </w:rPr>
        <w:t>equivalent spatial domain representation</w:t>
      </w:r>
      <w:r>
        <w:rPr/>
        <w:t xml:space="preserve"> of order </w:t>
      </w:r>
      <w:r>
        <w:rPr>
          <w:i/>
        </w:rPr>
        <w:t>N</w:t>
      </w:r>
      <w:r>
        <w:rPr>
          <w:i/>
          <w:vertAlign w:val="subscript"/>
        </w:rPr>
        <w:t>DUT</w:t>
      </w:r>
      <w:r>
        <w:rPr/>
        <w:t>.</w:t>
      </w:r>
    </w:p>
    <w:p>
      <w:pPr>
        <w:pStyle w:val="NO"/>
        <w:rPr/>
      </w:pPr>
      <w:r>
        <w:rPr/>
        <w:t>NOTE 3:</w:t>
        <w:tab/>
      </w:r>
      <w:r>
        <w:fldChar w:fldCharType="begin"/>
      </w:r>
      <w:r>
        <w:rPr>
          <w:position w:val="-6"/>
        </w:rPr>
        <w:instrText xml:space="preserve"> QUOTE _x0001_ </w:instrText>
      </w:r>
      <w:r>
        <w:rPr>
          <w:position w:val="-6"/>
        </w:rPr>
      </w:r>
      <w:r>
        <w:rPr>
          <w:position w:val="-6"/>
        </w:rPr>
        <w:fldChar w:fldCharType="separate"/>
      </w:r>
      <w:r>
        <w:rPr>
          <w:position w:val="-6"/>
        </w:rPr>
      </w:r>
      <w:r>
        <w:rPr>
          <w:position w:val="-6"/>
        </w:rPr>
        <w:drawing>
          <wp:inline distT="0" distB="0" distL="0" distR="0">
            <wp:extent cx="257175" cy="161925"/>
            <wp:effectExtent l="0" t="0" r="0" b="0"/>
            <wp:docPr id="2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 descr=""/>
                    <pic:cNvPicPr>
                      <a:picLocks noChangeAspect="1" noChangeArrowheads="1"/>
                    </pic:cNvPicPr>
                  </pic:nvPicPr>
                  <pic:blipFill>
                    <a:blip r:embed="rId22"/>
                    <a:srcRect l="-140" t="-223" r="-140" b="-223"/>
                    <a:stretch>
                      <a:fillRect/>
                    </a:stretch>
                  </pic:blipFill>
                  <pic:spPr bwMode="auto">
                    <a:xfrm>
                      <a:off x="0" y="0"/>
                      <a:ext cx="257175" cy="161925"/>
                    </a:xfrm>
                    <a:prstGeom prst="rect">
                      <a:avLst/>
                    </a:prstGeom>
                  </pic:spPr>
                </pic:pic>
              </a:graphicData>
            </a:graphic>
          </wp:inline>
        </w:drawing>
      </w:r>
      <w:r>
        <w:rPr>
          <w:position w:val="-6"/>
        </w:rPr>
      </w:r>
      <w:r>
        <w:rPr>
          <w:position w:val="-6"/>
        </w:rPr>
        <w:fldChar w:fldCharType="end"/>
      </w:r>
      <w:r>
        <w:rPr>
          <w:sz w:val="22"/>
          <w:szCs w:val="22"/>
        </w:rPr>
        <w:t xml:space="preserve"> </w:t>
      </w:r>
      <w:r>
        <w:rPr/>
        <w:t>can be taken from the W component of the B-Format signal, as an alternative to implementing the B-Format to ESD conversion in step d).</w:t>
      </w:r>
    </w:p>
    <w:p>
      <w:pPr>
        <w:pStyle w:val="B1"/>
        <w:rPr/>
      </w:pPr>
      <w:r>
        <w:rPr/>
        <w:t>f)</w:t>
        <w:tab/>
        <w:t xml:space="preserve">The magnitude spectrum of the estimated sound pressure, </w:t>
      </w:r>
      <w:r>
        <w:fldChar w:fldCharType="begin"/>
      </w:r>
      <w:r>
        <w:rPr>
          <w:position w:val="-6"/>
        </w:rPr>
        <w:instrText xml:space="preserve"> QUOTE _x0001_ </w:instrText>
      </w:r>
      <w:r>
        <w:rPr>
          <w:position w:val="-6"/>
        </w:rPr>
      </w:r>
      <w:r>
        <w:rPr>
          <w:position w:val="-6"/>
        </w:rPr>
        <w:fldChar w:fldCharType="separate"/>
      </w:r>
      <w:r>
        <w:rPr>
          <w:position w:val="-6"/>
        </w:rPr>
      </w:r>
      <w:r>
        <w:rPr>
          <w:position w:val="-6"/>
        </w:rPr>
        <w:drawing>
          <wp:inline distT="0" distB="0" distL="0" distR="0">
            <wp:extent cx="285750" cy="171450"/>
            <wp:effectExtent l="0" t="0" r="0" b="0"/>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23"/>
                    <a:srcRect l="-126" t="-210" r="-126" b="-210"/>
                    <a:stretch>
                      <a:fillRect/>
                    </a:stretch>
                  </pic:blipFill>
                  <pic:spPr bwMode="auto">
                    <a:xfrm>
                      <a:off x="0" y="0"/>
                      <a:ext cx="285750" cy="171450"/>
                    </a:xfrm>
                    <a:prstGeom prst="rect">
                      <a:avLst/>
                    </a:prstGeom>
                  </pic:spPr>
                </pic:pic>
              </a:graphicData>
            </a:graphic>
          </wp:inline>
        </w:drawing>
      </w:r>
      <w:r>
        <w:rPr>
          <w:position w:val="-6"/>
        </w:rPr>
      </w:r>
      <w:r>
        <w:rPr>
          <w:position w:val="-6"/>
        </w:rPr>
        <w:fldChar w:fldCharType="end"/>
      </w:r>
      <w:r>
        <w:rPr/>
        <w:t>, is calculated for the 1/12</w:t>
      </w:r>
      <w:r>
        <w:rPr>
          <w:vertAlign w:val="superscript"/>
        </w:rPr>
        <w:t>th</w:t>
      </w:r>
      <w:r>
        <w:rPr/>
        <w:t xml:space="preserve"> octave intervals as given by the R40 series of preferred numbers in [6].</w:t>
      </w:r>
    </w:p>
    <w:p>
      <w:pPr>
        <w:pStyle w:val="Normal"/>
        <w:rPr>
          <w:b/>
          <w:b/>
        </w:rPr>
      </w:pPr>
      <w:r>
        <w:rPr>
          <w:b/>
        </w:rPr>
        <w:t>Calculation of send frequency response for scene-based audio</w:t>
      </w:r>
    </w:p>
    <w:p>
      <w:pPr>
        <w:pStyle w:val="Normal"/>
        <w:rPr/>
      </w:pPr>
      <w:r>
        <w:rPr/>
        <w:t xml:space="preserve">The send frequency response for scene-based audio, </w:t>
      </w:r>
      <w:r>
        <w:rPr>
          <w:i/>
        </w:rPr>
        <w:t>G(f)</w:t>
      </w:r>
      <w:r>
        <w:rPr/>
        <w:t xml:space="preserve">, is calculated as </w:t>
      </w:r>
      <w:r>
        <w:fldChar w:fldCharType="begin"/>
      </w:r>
      <w:r>
        <w:rPr>
          <w:position w:val="-14"/>
        </w:rPr>
        <w:instrText xml:space="preserve"> QUOTE _x0001_ </w:instrText>
      </w:r>
      <w:r>
        <w:rPr>
          <w:position w:val="-14"/>
        </w:rPr>
      </w:r>
      <w:r>
        <w:rPr>
          <w:position w:val="-14"/>
        </w:rPr>
        <w:fldChar w:fldCharType="separate"/>
      </w:r>
      <w:r>
        <w:rPr>
          <w:position w:val="-14"/>
        </w:rPr>
      </w:r>
      <w:r>
        <w:rPr>
          <w:position w:val="-14"/>
        </w:rPr>
        <w:drawing>
          <wp:inline distT="0" distB="0" distL="0" distR="0">
            <wp:extent cx="619125" cy="247650"/>
            <wp:effectExtent l="0" t="0" r="0" b="0"/>
            <wp:docPr id="3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descr=""/>
                    <pic:cNvPicPr>
                      <a:picLocks noChangeAspect="1" noChangeArrowheads="1"/>
                    </pic:cNvPicPr>
                  </pic:nvPicPr>
                  <pic:blipFill>
                    <a:blip r:embed="rId24"/>
                    <a:srcRect l="-58" t="-146" r="-58" b="-146"/>
                    <a:stretch>
                      <a:fillRect/>
                    </a:stretch>
                  </pic:blipFill>
                  <pic:spPr bwMode="auto">
                    <a:xfrm>
                      <a:off x="0" y="0"/>
                      <a:ext cx="619125" cy="247650"/>
                    </a:xfrm>
                    <a:prstGeom prst="rect">
                      <a:avLst/>
                    </a:prstGeom>
                  </pic:spPr>
                </pic:pic>
              </a:graphicData>
            </a:graphic>
          </wp:inline>
        </w:drawing>
      </w:r>
      <w:r>
        <w:rPr>
          <w:position w:val="-14"/>
        </w:rPr>
      </w:r>
      <w:r>
        <w:rPr>
          <w:position w:val="-14"/>
        </w:rPr>
        <w:fldChar w:fldCharType="end"/>
      </w:r>
      <w:r>
        <w:rPr/>
        <w:t>.</w:t>
      </w:r>
    </w:p>
    <w:p>
      <w:pPr>
        <w:pStyle w:val="Heading4"/>
        <w:ind w:left="1418" w:hanging="1418"/>
        <w:rPr/>
      </w:pPr>
      <w:bookmarkStart w:id="22" w:name="__RefHeading___Toc532295024"/>
      <w:bookmarkEnd w:id="22"/>
      <w:r>
        <w:rPr/>
        <w:t>4.1.1.4</w:t>
        <w:tab/>
        <w:t>Test method with loudspeaker array and turn table</w:t>
      </w:r>
    </w:p>
    <w:p>
      <w:pPr>
        <w:pStyle w:val="Heading5"/>
        <w:keepNext w:val="false"/>
        <w:ind w:left="1701" w:hanging="1701"/>
        <w:rPr/>
      </w:pPr>
      <w:bookmarkStart w:id="23" w:name="__RefHeading___Toc532295025"/>
      <w:bookmarkEnd w:id="23"/>
      <w:r>
        <w:rPr/>
        <w:t>4.1.1.4.1</w:t>
        <w:tab/>
        <w:t>Test Conditions</w:t>
      </w:r>
    </w:p>
    <w:p>
      <w:pPr>
        <w:pStyle w:val="Normal"/>
        <w:rPr>
          <w:b/>
          <w:b/>
        </w:rPr>
      </w:pPr>
      <w:r>
        <w:rPr>
          <w:b/>
        </w:rPr>
        <w:t xml:space="preserve">Loudspeaker array </w:t>
      </w:r>
    </w:p>
    <w:p>
      <w:pPr>
        <w:pStyle w:val="B1"/>
        <w:rPr/>
      </w:pPr>
      <w:r>
        <w:rPr/>
        <w:t>a)</w:t>
        <w:tab/>
        <w:t xml:space="preserve">A calibrated </w:t>
      </w:r>
      <w:r>
        <w:rPr>
          <w:i/>
        </w:rPr>
        <w:t>loudspeaker array</w:t>
      </w:r>
      <w:r>
        <w:rPr/>
        <w:t xml:space="preserve"> shall be placed within the </w:t>
      </w:r>
      <w:r>
        <w:rPr>
          <w:i/>
        </w:rPr>
        <w:t>free-field volume</w:t>
      </w:r>
      <w:r>
        <w:rPr/>
        <w:t>.</w:t>
      </w:r>
    </w:p>
    <w:p>
      <w:pPr>
        <w:pStyle w:val="B1"/>
        <w:rPr/>
      </w:pPr>
      <w:r>
        <w:rPr/>
        <w:t>b)</w:t>
        <w:tab/>
        <w:t xml:space="preserve">The </w:t>
      </w:r>
      <w:r>
        <w:rPr>
          <w:i/>
        </w:rPr>
        <w:t>loudspeaker array</w:t>
      </w:r>
      <w:r>
        <w:rPr/>
        <w:t xml:space="preserve"> shall comprise one or several semi-arcs having a radius greater or equal than 1 meter. The radius shall be reported.</w:t>
      </w:r>
    </w:p>
    <w:p>
      <w:pPr>
        <w:pStyle w:val="B1"/>
        <w:rPr/>
      </w:pPr>
      <w:r>
        <w:rPr/>
        <w:t>c)</w:t>
        <w:tab/>
        <w:t xml:space="preserve">The </w:t>
      </w:r>
      <w:r>
        <w:rPr>
          <w:i/>
        </w:rPr>
        <w:t>loudspeaker array</w:t>
      </w:r>
      <w:r>
        <w:rPr/>
        <w:t xml:space="preserve"> shall be composed of </w:t>
      </w:r>
      <w:r>
        <w:rPr>
          <w:i/>
        </w:rPr>
        <w:t>N+1</w:t>
      </w:r>
      <w:r>
        <w:rPr/>
        <w:t xml:space="preserve"> loudspeaker elements. The ambisonic order </w:t>
      </w:r>
      <w:r>
        <w:rPr>
          <w:i/>
        </w:rPr>
        <w:t>N</w:t>
      </w:r>
      <w:r>
        <w:rPr/>
        <w:t xml:space="preserve"> shall be reported.</w:t>
      </w:r>
    </w:p>
    <w:p>
      <w:pPr>
        <w:pStyle w:val="B1"/>
        <w:rPr/>
      </w:pPr>
      <w:r>
        <w:rPr/>
        <w:t>d)</w:t>
        <w:tab/>
        <w:t>Each loudspeaker in the array shall be calibrated with a frequency response of [at least 100 Hz-20,000 Hz] and minimum phase response.</w:t>
      </w:r>
    </w:p>
    <w:p>
      <w:pPr>
        <w:pStyle w:val="B1"/>
        <w:rPr/>
      </w:pPr>
      <w:r>
        <w:rPr/>
        <w:t>e)</w:t>
        <w:tab/>
        <w:t xml:space="preserve">The coordinates of the loudspeaker elements are defined according to a Gaussian spherical grid [7] of order </w:t>
      </w:r>
      <w:r>
        <w:rPr>
          <w:i/>
        </w:rPr>
        <w:t>N</w:t>
      </w:r>
      <w:r>
        <w:rPr/>
        <w:t xml:space="preserve">. Directions shall comply with Annex B.1 and the </w:t>
      </w:r>
      <w:r>
        <w:rPr>
          <w:i/>
        </w:rPr>
        <w:t xml:space="preserve">N+1 </w:t>
      </w:r>
      <w:r>
        <w:rPr/>
        <w:t>elevations of the spherical grid shall be reported.</w:t>
      </w:r>
    </w:p>
    <w:p>
      <w:pPr>
        <w:pStyle w:val="Normal"/>
        <w:rPr>
          <w:b/>
          <w:b/>
        </w:rPr>
      </w:pPr>
      <w:r>
        <w:rPr>
          <w:b/>
        </w:rPr>
        <w:t>Turn table</w:t>
      </w:r>
    </w:p>
    <w:p>
      <w:pPr>
        <w:pStyle w:val="B1"/>
        <w:rPr/>
      </w:pPr>
      <w:r>
        <w:rPr/>
        <w:t>a)</w:t>
        <w:tab/>
        <w:t xml:space="preserve">A turn table with a resolution of 0.5 degrees shall be used. The rotation axis of the turn table and the vertical axis of the semi-arcs shall be aligned The turn table shall be adjusted in height so that the device under test is positioned at the geometric center of the </w:t>
      </w:r>
      <w:r>
        <w:rPr>
          <w:i/>
        </w:rPr>
        <w:t>loudspeaker array</w:t>
      </w:r>
      <w:r>
        <w:rPr/>
        <w:t xml:space="preserve">. </w:t>
      </w:r>
    </w:p>
    <w:p>
      <w:pPr>
        <w:pStyle w:val="B1"/>
        <w:rPr/>
      </w:pPr>
      <w:r>
        <w:rPr/>
        <w:t>b)</w:t>
        <w:tab/>
        <w:t>For measurement, an azimuth step of 180/(</w:t>
      </w:r>
      <w:r>
        <w:rPr>
          <w:i/>
        </w:rPr>
        <w:t>N</w:t>
      </w:r>
      <w:r>
        <w:rPr/>
        <w:t>+1) degrees shall be used.</w:t>
      </w:r>
    </w:p>
    <w:p>
      <w:pPr>
        <w:pStyle w:val="FP"/>
        <w:rPr/>
      </w:pPr>
      <w:r>
        <w:rPr/>
      </w:r>
    </w:p>
    <w:p>
      <w:pPr>
        <w:pStyle w:val="Heading5"/>
        <w:keepNext w:val="false"/>
        <w:ind w:left="1701" w:hanging="1701"/>
        <w:rPr/>
      </w:pPr>
      <w:bookmarkStart w:id="24" w:name="__RefHeading___Toc532295026"/>
      <w:bookmarkEnd w:id="24"/>
      <w:r>
        <w:rPr/>
        <w:t>4.1.1.4.2</w:t>
        <w:tab/>
        <w:t>Measurement</w:t>
      </w:r>
    </w:p>
    <w:p>
      <w:pPr>
        <w:pStyle w:val="Normal"/>
        <w:rPr>
          <w:b/>
          <w:b/>
        </w:rPr>
      </w:pPr>
      <w:r>
        <w:rPr>
          <w:b/>
        </w:rPr>
        <w:t>Reference Spectrum measurement</w:t>
      </w:r>
    </w:p>
    <w:p>
      <w:pPr>
        <w:pStyle w:val="B1"/>
        <w:rPr/>
      </w:pPr>
      <w:r>
        <w:rPr/>
        <w:t>a)</w:t>
        <w:tab/>
        <w:t xml:space="preserve">A diffuse-field / random incidence, or multi-field microphone is mounted in the </w:t>
      </w:r>
      <w:r>
        <w:rPr>
          <w:i/>
        </w:rPr>
        <w:t>free-field volume</w:t>
      </w:r>
      <w:r>
        <w:rPr/>
        <w:t xml:space="preserve"> such that the tip of the microphone corresponds to the geometric center of the </w:t>
      </w:r>
      <w:r>
        <w:rPr>
          <w:i/>
        </w:rPr>
        <w:t>free-field volume</w:t>
      </w:r>
      <w:r>
        <w:rPr/>
        <w:t xml:space="preserve"> and the geometric center of the </w:t>
      </w:r>
      <w:r>
        <w:rPr>
          <w:i/>
        </w:rPr>
        <w:t>loudspeaker array</w:t>
      </w:r>
      <w:r>
        <w:rPr/>
        <w:t>.</w:t>
      </w:r>
    </w:p>
    <w:p>
      <w:pPr>
        <w:pStyle w:val="NO"/>
        <w:ind w:left="284" w:hanging="0"/>
        <w:rPr/>
      </w:pPr>
      <w:r>
        <w:rPr/>
        <w:t>NOTE 1:</w:t>
        <w:tab/>
        <w:t>Diffuse-field / random incidence microphones, are described in [5].</w:t>
      </w:r>
    </w:p>
    <w:p>
      <w:pPr>
        <w:pStyle w:val="Normal"/>
        <w:rPr/>
      </w:pPr>
      <w:r>
        <w:rPr/>
        <w:t>Repeat steps b-c) with an azimuth angular resolution of 180/(</w:t>
      </w:r>
      <w:r>
        <w:rPr>
          <w:i/>
        </w:rPr>
        <w:t>N</w:t>
      </w:r>
      <w:r>
        <w:rPr/>
        <w:t>+1) degrees:</w:t>
      </w:r>
    </w:p>
    <w:p>
      <w:pPr>
        <w:pStyle w:val="B1"/>
        <w:rPr/>
      </w:pPr>
      <w:r>
        <w:rPr/>
        <w:t>b)</w:t>
        <w:tab/>
        <w:t xml:space="preserve">An exponential sweep sine signal is played over each of the </w:t>
      </w:r>
      <w:r>
        <w:rPr>
          <w:i/>
        </w:rPr>
        <w:t>N</w:t>
      </w:r>
      <w:r>
        <w:rPr/>
        <w:t xml:space="preserve">+1 loudspeakers of the </w:t>
      </w:r>
      <w:r>
        <w:rPr>
          <w:i/>
        </w:rPr>
        <w:t>loudspeaker array</w:t>
      </w:r>
      <w:r>
        <w:rPr/>
        <w:t xml:space="preserve">. </w:t>
      </w:r>
    </w:p>
    <w:p>
      <w:pPr>
        <w:pStyle w:val="B1"/>
        <w:rPr/>
      </w:pPr>
      <w:r>
        <w:rPr/>
        <w:t>c)</w:t>
        <w:tab/>
        <w:t xml:space="preserve">The impulse response at the geometric center of the </w:t>
      </w:r>
      <w:r>
        <w:rPr>
          <w:i/>
        </w:rPr>
        <w:t>loudspeaker array</w:t>
      </w:r>
      <w:r>
        <w:rPr/>
        <w:t xml:space="preserve"> </w:t>
      </w:r>
      <w:r>
        <w:fldChar w:fldCharType="begin"/>
      </w:r>
      <w:r>
        <w:rPr/>
        <w:instrText xml:space="preserve"> QUOTE </w:instrText>
      </w:r>
      <w:r>
        <w:rPr/>
      </w:r>
      <w:r>
        <w:rPr/>
        <w:fldChar w:fldCharType="separate"/>
      </w:r>
      <w:r>
        <w:rPr/>
      </w:r>
      <w:r>
        <w:rPr/>
      </w:r>
      <w:r>
        <w:rPr/>
        <w:fldChar w:fldCharType="end"/>
      </w:r>
      <w:r>
        <w:rPr/>
        <w:t xml:space="preserve"> is measured for each loudspeaker position. </w:t>
      </w:r>
    </w:p>
    <w:p>
      <w:pPr>
        <w:pStyle w:val="B1"/>
        <w:rPr/>
      </w:pPr>
      <w:r>
        <w:rPr/>
        <w:t>d)</w:t>
        <w:tab/>
        <w:t xml:space="preserve">The magnitude spectrum of the reference sound pressure, </w:t>
      </w:r>
      <w:r>
        <w:rPr>
          <w:i/>
        </w:rPr>
        <w:t>P(f)</w:t>
      </w:r>
      <w:r>
        <w:rPr/>
        <w:t>, is calculated for the 1/12</w:t>
      </w:r>
      <w:r>
        <w:rPr>
          <w:vertAlign w:val="superscript"/>
        </w:rPr>
        <w:t>th</w:t>
      </w:r>
      <w:r>
        <w:rPr/>
        <w:t xml:space="preserve"> octave intervals as given by the R40 series of preferred numbers in [6].</w:t>
      </w:r>
    </w:p>
    <w:p>
      <w:pPr>
        <w:pStyle w:val="NO"/>
        <w:rPr/>
      </w:pPr>
      <w:r>
        <w:rPr/>
        <w:t>NOTE 2:</w:t>
        <w:tab/>
        <w:t xml:space="preserve">For ideal (calibrated) loudspeakers, the </w:t>
      </w:r>
      <w:r>
        <w:rPr>
          <w:i/>
        </w:rPr>
        <w:t xml:space="preserve">P(f) </w:t>
      </w:r>
      <w:r>
        <w:rPr/>
        <w:t>spectra should have equal energy in each 1/12</w:t>
      </w:r>
      <w:r>
        <w:rPr>
          <w:vertAlign w:val="superscript"/>
        </w:rPr>
        <w:t>th</w:t>
      </w:r>
      <w:r>
        <w:rPr/>
        <w:t xml:space="preserve"> octave intervals.</w:t>
      </w:r>
    </w:p>
    <w:p>
      <w:pPr>
        <w:pStyle w:val="Normal"/>
        <w:rPr>
          <w:b/>
          <w:b/>
        </w:rPr>
      </w:pPr>
      <w:r>
        <w:rPr>
          <w:b/>
        </w:rPr>
        <w:t>Estimated Spectrum measurement</w:t>
      </w:r>
    </w:p>
    <w:p>
      <w:pPr>
        <w:pStyle w:val="B1"/>
        <w:rPr/>
      </w:pPr>
      <w:r>
        <w:rPr/>
        <w:t>a)</w:t>
        <w:tab/>
        <w:t xml:space="preserve">The scene-based audio capture device under test is mounted in the </w:t>
      </w:r>
      <w:r>
        <w:rPr>
          <w:i/>
        </w:rPr>
        <w:t>free-field volume</w:t>
      </w:r>
      <w:r>
        <w:rPr/>
        <w:t xml:space="preserve"> such that its geometric center coincides with the geometric center of </w:t>
      </w:r>
      <w:r>
        <w:rPr>
          <w:i/>
        </w:rPr>
        <w:t>free-field volume</w:t>
      </w:r>
      <w:r>
        <w:rPr/>
        <w:t xml:space="preserve"> and the geometric center of the </w:t>
      </w:r>
      <w:r>
        <w:rPr>
          <w:i/>
        </w:rPr>
        <w:t>loudspeaker array</w:t>
      </w:r>
      <w:r>
        <w:rPr/>
        <w:t>.</w:t>
      </w:r>
    </w:p>
    <w:p>
      <w:pPr>
        <w:pStyle w:val="B1"/>
        <w:rPr/>
      </w:pPr>
      <w:r>
        <w:rPr/>
        <w:t>b)</w:t>
        <w:tab/>
        <w:t>Repeat steps b-c) with an azimuth angular resolution of 180/(</w:t>
      </w:r>
      <w:r>
        <w:rPr>
          <w:i/>
        </w:rPr>
        <w:t>N</w:t>
      </w:r>
      <w:r>
        <w:rPr/>
        <w:t>+1) degrees::</w:t>
      </w:r>
    </w:p>
    <w:p>
      <w:pPr>
        <w:pStyle w:val="B1"/>
        <w:rPr/>
      </w:pPr>
      <w:r>
        <w:rPr/>
        <w:t>c)</w:t>
        <w:tab/>
        <w:t xml:space="preserve">An exponential sweep sine signal is played over each of the </w:t>
      </w:r>
      <w:r>
        <w:rPr>
          <w:i/>
        </w:rPr>
        <w:t>N</w:t>
      </w:r>
      <w:r>
        <w:rPr/>
        <w:t xml:space="preserve">+1 loudspeakers of the </w:t>
      </w:r>
      <w:r>
        <w:rPr>
          <w:i/>
        </w:rPr>
        <w:t>loudspeaker array</w:t>
      </w:r>
      <w:r>
        <w:rPr/>
        <w:t>. The sweep signals shall be identical to the signals used for the reference spectrum measurement.</w:t>
      </w:r>
    </w:p>
    <w:p>
      <w:pPr>
        <w:pStyle w:val="B1"/>
        <w:rPr/>
      </w:pPr>
      <w:r>
        <w:rPr/>
        <w:t>d)</w:t>
        <w:tab/>
        <w:t xml:space="preserve">The impulse response at the geometric center of the </w:t>
      </w:r>
      <w:r>
        <w:rPr>
          <w:i/>
        </w:rPr>
        <w:t>loudspeaker array</w:t>
      </w:r>
      <w:r>
        <w:rPr/>
        <w:t xml:space="preserve"> </w:t>
      </w:r>
      <w:r>
        <w:fldChar w:fldCharType="begin"/>
      </w:r>
      <w:r>
        <w:rPr/>
        <w:instrText xml:space="preserve"> QUOTE _x0001_ </w:instrText>
      </w:r>
      <w:r>
        <w:rPr/>
      </w:r>
      <w:r>
        <w:rPr/>
        <w:fldChar w:fldCharType="separate"/>
      </w:r>
      <w:r>
        <w:rPr/>
      </w:r>
      <w:r>
        <w:rPr/>
      </w:r>
      <w:r>
        <w:rPr/>
        <w:fldChar w:fldCharType="end"/>
      </w:r>
      <w:r>
        <w:rPr/>
        <w:t xml:space="preserve"> is measured for each loudspeaker position. </w:t>
      </w:r>
    </w:p>
    <w:p>
      <w:pPr>
        <w:pStyle w:val="B1"/>
        <w:rPr/>
      </w:pPr>
      <w:r>
        <w:rPr/>
        <w:t>e)</w:t>
        <w:tab/>
        <w:t xml:space="preserve">The magnitude spectrum of the estimated sound pressure, </w:t>
      </w:r>
      <w:r>
        <w:fldChar w:fldCharType="begin"/>
      </w:r>
      <w:r>
        <w:rPr>
          <w:position w:val="-6"/>
        </w:rPr>
        <w:instrText xml:space="preserve"> QUOTE _x0001_ </w:instrText>
      </w:r>
      <w:r>
        <w:rPr>
          <w:position w:val="-6"/>
        </w:rPr>
      </w:r>
      <w:r>
        <w:rPr>
          <w:position w:val="-6"/>
        </w:rPr>
        <w:fldChar w:fldCharType="separate"/>
      </w:r>
      <w:r>
        <w:rPr>
          <w:position w:val="-6"/>
        </w:rPr>
      </w:r>
      <w:r>
        <w:rPr>
          <w:position w:val="-6"/>
        </w:rPr>
        <w:drawing>
          <wp:inline distT="0" distB="0" distL="0" distR="0">
            <wp:extent cx="285750" cy="171450"/>
            <wp:effectExtent l="0" t="0" r="0" b="0"/>
            <wp:docPr id="3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descr=""/>
                    <pic:cNvPicPr>
                      <a:picLocks noChangeAspect="1" noChangeArrowheads="1"/>
                    </pic:cNvPicPr>
                  </pic:nvPicPr>
                  <pic:blipFill>
                    <a:blip r:embed="rId25"/>
                    <a:srcRect l="-126" t="-210" r="-126" b="-210"/>
                    <a:stretch>
                      <a:fillRect/>
                    </a:stretch>
                  </pic:blipFill>
                  <pic:spPr bwMode="auto">
                    <a:xfrm>
                      <a:off x="0" y="0"/>
                      <a:ext cx="285750" cy="171450"/>
                    </a:xfrm>
                    <a:prstGeom prst="rect">
                      <a:avLst/>
                    </a:prstGeom>
                  </pic:spPr>
                </pic:pic>
              </a:graphicData>
            </a:graphic>
          </wp:inline>
        </w:drawing>
      </w:r>
      <w:r>
        <w:rPr>
          <w:position w:val="-6"/>
        </w:rPr>
      </w:r>
      <w:r>
        <w:rPr>
          <w:position w:val="-6"/>
        </w:rPr>
        <w:fldChar w:fldCharType="end"/>
      </w:r>
      <w:r>
        <w:rPr/>
        <w:t>, is calculated for the 1/12</w:t>
      </w:r>
      <w:r>
        <w:rPr>
          <w:vertAlign w:val="superscript"/>
        </w:rPr>
        <w:t>th</w:t>
      </w:r>
      <w:r>
        <w:rPr/>
        <w:t xml:space="preserve"> octave intervals as given by the R40 series of preferred numbers in [6].</w:t>
      </w:r>
    </w:p>
    <w:p>
      <w:pPr>
        <w:pStyle w:val="Normal"/>
        <w:rPr>
          <w:b/>
          <w:b/>
        </w:rPr>
      </w:pPr>
      <w:r>
        <w:rPr>
          <w:b/>
        </w:rPr>
        <w:t>Calculation of send frequency response for scene-based audio</w:t>
      </w:r>
    </w:p>
    <w:p>
      <w:pPr>
        <w:pStyle w:val="Normal"/>
        <w:rPr/>
      </w:pPr>
      <w:r>
        <w:rPr/>
        <w:t xml:space="preserve">The send frequency response for scene-based audio, </w:t>
      </w:r>
      <w:r>
        <w:rPr>
          <w:i/>
        </w:rPr>
        <w:t>G(f)</w:t>
      </w:r>
      <w:r>
        <w:rPr/>
        <w:t xml:space="preserve">, is calculated as </w:t>
      </w:r>
      <w:r>
        <w:fldChar w:fldCharType="begin"/>
      </w:r>
      <w:r>
        <w:rPr>
          <w:position w:val="-14"/>
        </w:rPr>
        <w:instrText xml:space="preserve"> QUOTE _x0001_ </w:instrText>
      </w:r>
      <w:r>
        <w:rPr>
          <w:position w:val="-14"/>
        </w:rPr>
      </w:r>
      <w:r>
        <w:rPr>
          <w:position w:val="-14"/>
        </w:rPr>
        <w:fldChar w:fldCharType="separate"/>
      </w:r>
      <w:r>
        <w:rPr>
          <w:position w:val="-14"/>
        </w:rPr>
      </w:r>
      <w:r>
        <w:rPr>
          <w:position w:val="-14"/>
        </w:rPr>
        <w:drawing>
          <wp:inline distT="0" distB="0" distL="0" distR="0">
            <wp:extent cx="619125" cy="247650"/>
            <wp:effectExtent l="0" t="0" r="0" b="0"/>
            <wp:docPr id="3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descr=""/>
                    <pic:cNvPicPr>
                      <a:picLocks noChangeAspect="1" noChangeArrowheads="1"/>
                    </pic:cNvPicPr>
                  </pic:nvPicPr>
                  <pic:blipFill>
                    <a:blip r:embed="rId26"/>
                    <a:srcRect l="-58" t="-146" r="-58" b="-146"/>
                    <a:stretch>
                      <a:fillRect/>
                    </a:stretch>
                  </pic:blipFill>
                  <pic:spPr bwMode="auto">
                    <a:xfrm>
                      <a:off x="0" y="0"/>
                      <a:ext cx="619125" cy="247650"/>
                    </a:xfrm>
                    <a:prstGeom prst="rect">
                      <a:avLst/>
                    </a:prstGeom>
                  </pic:spPr>
                </pic:pic>
              </a:graphicData>
            </a:graphic>
          </wp:inline>
        </w:drawing>
      </w:r>
      <w:r>
        <w:rPr>
          <w:position w:val="-14"/>
        </w:rPr>
      </w:r>
      <w:r>
        <w:rPr>
          <w:position w:val="-14"/>
        </w:rPr>
        <w:fldChar w:fldCharType="end"/>
      </w:r>
      <w:r>
        <w:rPr/>
        <w:t>.</w:t>
      </w:r>
    </w:p>
    <w:p>
      <w:pPr>
        <w:pStyle w:val="Normal"/>
        <w:rPr/>
      </w:pPr>
      <w:r>
        <w:rPr>
          <w:lang w:val="en-US" w:eastAsia="en-US"/>
        </w:rPr>
        <w:t>Due to</w:t>
      </w:r>
      <w:r>
        <w:rPr>
          <w:lang w:val="en-US" w:eastAsia="en-US"/>
        </w:rPr>
        <w:t xml:space="preserve"> practical constraints (e.g. reflections on turn table), measurements for specific elevations (e.g. &lt; - degrees) may be unreliable and discarded. In this case, the above measurement procedure may be conducted in two phases by measuring only directions for one hemisphere (e.g. top hemisphere, with elevations &gt;0) in each phase. The device under test shall be flipped upside down between the two phases, and this two-phase approach shall be reported.</w:t>
      </w:r>
    </w:p>
    <w:p>
      <w:pPr>
        <w:pStyle w:val="Heading3"/>
        <w:rPr/>
      </w:pPr>
      <w:bookmarkStart w:id="25" w:name="__RefHeading___Toc532295027"/>
      <w:bookmarkEnd w:id="25"/>
      <w:r>
        <w:rPr/>
        <w:t>4.1.2</w:t>
        <w:tab/>
        <w:t>Directional response measurement for scene-based audio</w:t>
      </w:r>
    </w:p>
    <w:p>
      <w:pPr>
        <w:pStyle w:val="Heading4"/>
        <w:ind w:left="1418" w:hanging="1418"/>
        <w:rPr/>
      </w:pPr>
      <w:bookmarkStart w:id="26" w:name="__RefHeading___Toc532295028"/>
      <w:bookmarkEnd w:id="26"/>
      <w:r>
        <w:rPr/>
        <w:t>4.1.2.1</w:t>
        <w:tab/>
        <w:t>Definition</w:t>
      </w:r>
    </w:p>
    <w:p>
      <w:pPr>
        <w:pStyle w:val="Normal"/>
        <w:keepNext w:val="true"/>
        <w:keepLines/>
        <w:spacing w:before="120" w:after="180"/>
        <w:rPr>
          <w:rFonts w:ascii="Arial" w:hAnsi="Arial" w:cs="Arial"/>
          <w:sz w:val="28"/>
        </w:rPr>
      </w:pPr>
      <w:r>
        <w:rPr/>
        <w:t xml:space="preserve">The directional response for scene-based audio is defined as the transfer function, represented as an impulse response, </w:t>
      </w:r>
      <w:r>
        <w:rPr>
          <w:b/>
        </w:rPr>
        <w:t>h</w:t>
      </w:r>
      <w:r>
        <w:rPr/>
        <w:t>(</w:t>
      </w:r>
      <w:r>
        <w:rPr>
          <w:rFonts w:cs="Symbol" w:ascii="Symbol" w:hAnsi="Symbol"/>
        </w:rPr>
        <w:t></w:t>
      </w:r>
      <w:r>
        <w:rPr>
          <w:vertAlign w:val="subscript"/>
        </w:rPr>
        <w:t>i</w:t>
      </w:r>
      <w:r>
        <w:rPr>
          <w:rFonts w:cs="Symbol" w:ascii="Symbol" w:hAnsi="Symbol"/>
        </w:rPr>
        <w:t></w:t>
      </w:r>
      <w:r>
        <w:rPr>
          <w:vertAlign w:val="subscript"/>
        </w:rPr>
        <w:t>i</w:t>
      </w:r>
      <w:r>
        <w:rPr>
          <w:rFonts w:cs="Symbol" w:ascii="Symbol" w:hAnsi="Symbol"/>
        </w:rPr>
        <w:t></w:t>
      </w:r>
      <w:r>
        <w:fldChar w:fldCharType="begin"/>
      </w:r>
      <w:r>
        <w:rPr/>
        <w:instrText xml:space="preserve"> QUOTE </w:instrText>
      </w:r>
      <w:r>
        <w:rPr/>
      </w:r>
      <w:r>
        <w:rPr/>
        <w:fldChar w:fldCharType="separate"/>
      </w:r>
      <w:r>
        <w:rPr/>
      </w:r>
      <w:r>
        <w:rPr/>
      </w:r>
      <w:r>
        <w:rPr/>
        <w:fldChar w:fldCharType="end"/>
      </w:r>
      <w:r>
        <w:rPr/>
        <w:t xml:space="preserve">between a device under test and a loudspeaker located at an equal distance </w:t>
      </w:r>
      <w:r>
        <w:rPr>
          <w:i/>
        </w:rPr>
        <w:t>r</w:t>
      </w:r>
      <w:r>
        <w:rPr/>
        <w:t xml:space="preserve"> and L predefined directions, </w:t>
      </w:r>
      <w:r>
        <w:rPr>
          <w:i/>
        </w:rPr>
        <w:t>(</w:t>
      </w:r>
      <w:r>
        <w:rPr>
          <w:rFonts w:cs="Symbol" w:ascii="Symbol" w:hAnsi="Symbol"/>
          <w:i/>
        </w:rPr>
        <w:t></w:t>
      </w:r>
      <w:r>
        <w:rPr>
          <w:i/>
          <w:vertAlign w:val="subscript"/>
        </w:rPr>
        <w:t>i</w:t>
      </w:r>
      <w:r>
        <w:rPr>
          <w:rFonts w:cs="Symbol" w:ascii="Symbol" w:hAnsi="Symbol"/>
          <w:i/>
        </w:rPr>
        <w:t></w:t>
      </w:r>
      <w:r>
        <w:rPr>
          <w:i/>
          <w:vertAlign w:val="subscript"/>
        </w:rPr>
        <w:t>i</w:t>
      </w:r>
      <w:r>
        <w:rPr>
          <w:rFonts w:cs="Symbol" w:ascii="Symbol" w:hAnsi="Symbol"/>
          <w:i/>
        </w:rPr>
        <w:t></w:t>
      </w:r>
      <w:r>
        <w:rPr>
          <w:rFonts w:cs="Symbol" w:ascii="Symbol" w:hAnsi="Symbol"/>
        </w:rPr>
        <w:t></w:t>
      </w:r>
      <w:r>
        <w:rPr/>
        <w:t xml:space="preserve"> </w:t>
      </w:r>
      <w:r>
        <w:rPr>
          <w:i/>
        </w:rPr>
        <w:t>i</w:t>
      </w:r>
      <w:r>
        <w:rPr/>
        <w:t>=1,...,L</w:t>
      </w:r>
      <w:r>
        <w:rPr>
          <w:i/>
        </w:rPr>
        <w:t>.</w:t>
      </w:r>
    </w:p>
    <w:p>
      <w:pPr>
        <w:pStyle w:val="Heading4"/>
        <w:ind w:left="1418" w:hanging="1418"/>
        <w:rPr/>
      </w:pPr>
      <w:bookmarkStart w:id="27" w:name="__RefHeading___Toc532295029"/>
      <w:bookmarkEnd w:id="27"/>
      <w:r>
        <w:rPr/>
        <w:t>4.1.2.2</w:t>
        <w:tab/>
        <w:t>Test conditions</w:t>
      </w:r>
    </w:p>
    <w:p>
      <w:pPr>
        <w:pStyle w:val="Normal"/>
        <w:rPr>
          <w:b/>
          <w:b/>
        </w:rPr>
      </w:pPr>
      <w:r>
        <w:rPr>
          <w:b/>
        </w:rPr>
        <w:t>Free-field propagation conditions</w:t>
      </w:r>
    </w:p>
    <w:p>
      <w:pPr>
        <w:pStyle w:val="B1"/>
        <w:rPr/>
      </w:pPr>
      <w:r>
        <w:rPr/>
        <w:t>-</w:t>
        <w:tab/>
        <w:t xml:space="preserve">The test environment shall contain a </w:t>
      </w:r>
      <w:r>
        <w:rPr>
          <w:rStyle w:val="Emphasis"/>
          <w:i w:val="false"/>
          <w:iCs w:val="false"/>
        </w:rPr>
        <w:t>free-field volume</w:t>
      </w:r>
      <w:r>
        <w:rPr/>
        <w:t xml:space="preserve">, wherein free-field sound propagation conditions shall be observed. </w:t>
      </w:r>
    </w:p>
    <w:p>
      <w:pPr>
        <w:pStyle w:val="B1"/>
        <w:rPr/>
      </w:pPr>
      <w:r>
        <w:rPr/>
        <w:t>-</w:t>
        <w:tab/>
        <w:t>The free-field sound propagation conditions shall be observed down to a frequency of 200Hz.</w:t>
      </w:r>
    </w:p>
    <w:p>
      <w:pPr>
        <w:pStyle w:val="Normal"/>
        <w:rPr>
          <w:b/>
          <w:b/>
        </w:rPr>
      </w:pPr>
      <w:r>
        <w:rPr>
          <w:b/>
        </w:rPr>
        <w:t>Test environment noise floor</w:t>
      </w:r>
    </w:p>
    <w:p>
      <w:pPr>
        <w:pStyle w:val="Normal"/>
        <w:rPr/>
      </w:pPr>
      <w:r>
        <w:rPr/>
        <w:t>The equivalent continuous sound level of the test environment in each 1/3</w:t>
      </w:r>
      <w:r>
        <w:rPr>
          <w:vertAlign w:val="superscript"/>
        </w:rPr>
        <w:t>rd</w:t>
      </w:r>
      <w:r>
        <w:rPr/>
        <w:t xml:space="preserve"> octave band, </w:t>
      </w:r>
      <w:r>
        <w:rPr>
          <w:i/>
        </w:rPr>
        <w:t>L</w:t>
      </w:r>
      <w:r>
        <w:rPr>
          <w:i/>
          <w:vertAlign w:val="subscript"/>
        </w:rPr>
        <w:t>eq</w:t>
      </w:r>
      <w:r>
        <w:rPr>
          <w:i/>
        </w:rPr>
        <w:t>(f)</w:t>
      </w:r>
      <w:r>
        <w:fldChar w:fldCharType="begin"/>
      </w:r>
      <w:r>
        <w:rPr/>
        <w:instrText xml:space="preserve"> QUOTE </w:instrText>
      </w:r>
      <w:r>
        <w:rPr/>
      </w:r>
      <w:r>
        <w:rPr/>
        <w:fldChar w:fldCharType="separate"/>
      </w:r>
      <w:r>
        <w:rPr/>
      </w:r>
      <w:r>
        <w:rPr/>
      </w:r>
      <w:r>
        <w:rPr/>
        <w:fldChar w:fldCharType="end"/>
      </w:r>
      <w:r>
        <w:rPr/>
        <w:t>, shall be less than the limits of the NR10 curve, following the noise rating determination procedures in [4].</w:t>
      </w:r>
    </w:p>
    <w:p>
      <w:pPr>
        <w:pStyle w:val="Normal"/>
        <w:rPr>
          <w:b/>
          <w:b/>
        </w:rPr>
      </w:pPr>
      <w:r>
        <w:rPr>
          <w:b/>
        </w:rPr>
        <w:t xml:space="preserve">Loudspeaker array </w:t>
      </w:r>
    </w:p>
    <w:p>
      <w:pPr>
        <w:pStyle w:val="Normal"/>
        <w:rPr/>
      </w:pPr>
      <w:r>
        <w:rPr/>
        <w:t xml:space="preserve">A real or simulated loudspeaker array comprising L loudspeakers located be a set of predefined directions </w:t>
      </w:r>
      <w:r>
        <w:rPr>
          <w:i/>
        </w:rPr>
        <w:t>(</w:t>
      </w:r>
      <w:r>
        <w:rPr>
          <w:rFonts w:cs="Symbol" w:ascii="Symbol" w:hAnsi="Symbol"/>
          <w:i/>
        </w:rPr>
        <w:t></w:t>
      </w:r>
      <w:r>
        <w:rPr>
          <w:i/>
          <w:vertAlign w:val="subscript"/>
        </w:rPr>
        <w:t>i</w:t>
      </w:r>
      <w:r>
        <w:rPr>
          <w:rFonts w:cs="Symbol" w:ascii="Symbol" w:hAnsi="Symbol"/>
          <w:i/>
        </w:rPr>
        <w:t></w:t>
      </w:r>
      <w:r>
        <w:rPr>
          <w:i/>
          <w:vertAlign w:val="subscript"/>
        </w:rPr>
        <w:t>i</w:t>
      </w:r>
      <w:r>
        <w:rPr>
          <w:rFonts w:cs="Symbol" w:ascii="Symbol" w:hAnsi="Symbol"/>
          <w:i/>
        </w:rPr>
        <w:t></w:t>
      </w:r>
      <w:r>
        <w:rPr/>
        <w:t xml:space="preserve">, </w:t>
      </w:r>
      <w:r>
        <w:rPr>
          <w:i/>
        </w:rPr>
        <w:t>i</w:t>
      </w:r>
      <w:r>
        <w:rPr/>
        <w:t xml:space="preserve">=1,...,L, from the geometric center of the </w:t>
      </w:r>
      <w:r>
        <w:rPr>
          <w:i/>
        </w:rPr>
        <w:t>loudspeaker array</w:t>
      </w:r>
      <w:r>
        <w:rPr/>
        <w:t xml:space="preserve"> shall be used.</w:t>
      </w:r>
    </w:p>
    <w:p>
      <w:pPr>
        <w:pStyle w:val="Heading4"/>
        <w:ind w:left="1418" w:hanging="1418"/>
        <w:rPr/>
      </w:pPr>
      <w:bookmarkStart w:id="28" w:name="__RefHeading___Toc532295030"/>
      <w:bookmarkEnd w:id="28"/>
      <w:r>
        <w:rPr/>
        <w:t>4.1.2.3</w:t>
        <w:tab/>
        <w:t>Measurement</w:t>
      </w:r>
    </w:p>
    <w:p>
      <w:pPr>
        <w:pStyle w:val="Normal"/>
        <w:rPr/>
      </w:pPr>
      <w:r>
        <w:rPr/>
        <w:t xml:space="preserve">For each loudspeaker position </w:t>
      </w:r>
      <w:r>
        <w:rPr>
          <w:i/>
        </w:rPr>
        <w:t>(</w:t>
      </w:r>
      <w:r>
        <w:rPr>
          <w:rFonts w:cs="Symbol" w:ascii="Symbol" w:hAnsi="Symbol"/>
          <w:i/>
        </w:rPr>
        <w:t></w:t>
      </w:r>
      <w:r>
        <w:rPr>
          <w:i/>
          <w:vertAlign w:val="subscript"/>
        </w:rPr>
        <w:t>i</w:t>
      </w:r>
      <w:r>
        <w:rPr>
          <w:rFonts w:cs="Symbol" w:ascii="Symbol" w:hAnsi="Symbol"/>
          <w:i/>
        </w:rPr>
        <w:t></w:t>
      </w:r>
      <w:r>
        <w:rPr>
          <w:i/>
          <w:vertAlign w:val="subscript"/>
        </w:rPr>
        <w:t>i</w:t>
      </w:r>
      <w:r>
        <w:rPr>
          <w:rFonts w:cs="Symbol" w:ascii="Symbol" w:hAnsi="Symbol"/>
          <w:i/>
        </w:rPr>
        <w:t></w:t>
      </w:r>
      <w:r>
        <w:rPr/>
        <w:t xml:space="preserve">, </w:t>
      </w:r>
      <w:r>
        <w:rPr>
          <w:i/>
        </w:rPr>
        <w:t>i</w:t>
      </w:r>
      <w:r>
        <w:rPr/>
        <w:t>=1,...,L , the following procedure shall be used:</w:t>
      </w:r>
    </w:p>
    <w:p>
      <w:pPr>
        <w:pStyle w:val="B1"/>
        <w:rPr/>
      </w:pPr>
      <w:r>
        <w:rPr/>
        <w:t>a)</w:t>
        <w:tab/>
        <w:t>An exponential sweep sine test signal is played over the loudspeaker.</w:t>
      </w:r>
    </w:p>
    <w:p>
      <w:pPr>
        <w:pStyle w:val="NO"/>
        <w:rPr/>
      </w:pPr>
      <w:r>
        <w:rPr/>
        <w:t>NOTE:</w:t>
        <w:tab/>
        <w:t>The impact of codec on the exponential sweep sine test signal needs to be verified before performing the measurements. An activation signal may be needed.</w:t>
      </w:r>
    </w:p>
    <w:p>
      <w:pPr>
        <w:pStyle w:val="B1"/>
        <w:rPr/>
      </w:pPr>
      <w:r>
        <w:rPr/>
        <w:t>b)</w:t>
        <w:tab/>
        <w:t xml:space="preserve">The impulse response </w:t>
      </w:r>
      <w:r>
        <w:rPr>
          <w:b/>
        </w:rPr>
        <w:t>h</w:t>
      </w:r>
      <w:r>
        <w:rPr/>
        <w:t>(</w:t>
      </w:r>
      <w:r>
        <w:rPr>
          <w:rFonts w:cs="Symbol" w:ascii="Symbol" w:hAnsi="Symbol"/>
        </w:rPr>
        <w:t></w:t>
      </w:r>
      <w:r>
        <w:rPr>
          <w:vertAlign w:val="subscript"/>
        </w:rPr>
        <w:t>i</w:t>
      </w:r>
      <w:r>
        <w:rPr>
          <w:rFonts w:cs="Symbol" w:ascii="Symbol" w:hAnsi="Symbol"/>
        </w:rPr>
        <w:t></w:t>
      </w:r>
      <w:r>
        <w:rPr>
          <w:vertAlign w:val="subscript"/>
        </w:rPr>
        <w:t>i</w:t>
      </w:r>
      <w:r>
        <w:rPr>
          <w:rFonts w:cs="Symbol" w:ascii="Symbol" w:hAnsi="Symbol"/>
        </w:rPr>
        <w:t></w:t>
      </w:r>
      <w:r>
        <w:rPr/>
        <w:t xml:space="preserve"> at the geometric center of the </w:t>
      </w:r>
      <w:r>
        <w:rPr>
          <w:i/>
        </w:rPr>
        <w:t>loudspeaker array</w:t>
      </w:r>
      <w:r>
        <w:fldChar w:fldCharType="begin"/>
      </w:r>
      <w:r>
        <w:rPr/>
        <w:instrText xml:space="preserve"> QUOTE </w:instrText>
      </w:r>
      <w:r>
        <w:rPr/>
      </w:r>
      <w:r>
        <w:rPr/>
        <w:fldChar w:fldCharType="separate"/>
      </w:r>
      <w:r>
        <w:rPr/>
      </w:r>
      <w:r>
        <w:rPr/>
      </w:r>
      <w:r>
        <w:rPr/>
        <w:fldChar w:fldCharType="end"/>
      </w:r>
      <w:r>
        <w:rPr/>
        <w:t xml:space="preserve"> is measured. </w:t>
      </w:r>
    </w:p>
    <w:p>
      <w:pPr>
        <w:pStyle w:val="Heading2"/>
        <w:rPr/>
      </w:pPr>
      <w:bookmarkStart w:id="29" w:name="__RefHeading___Toc532295031"/>
      <w:bookmarkEnd w:id="29"/>
      <w:r>
        <w:rPr/>
        <w:t>4.2</w:t>
        <w:tab/>
        <w:t>Objective Test Methodologies for Assessment of Immersive Audio Systems in the Receiving Direction</w:t>
      </w:r>
    </w:p>
    <w:p>
      <w:pPr>
        <w:pStyle w:val="Heading3"/>
        <w:rPr/>
      </w:pPr>
      <w:bookmarkStart w:id="30" w:name="__RefHeading___Toc532295032"/>
      <w:bookmarkEnd w:id="30"/>
      <w:r>
        <w:rPr/>
        <w:t>4.2.1</w:t>
        <w:tab/>
        <w:t>Headset Binaural Diffuse-field Receive frequency response for Scene-based audio</w:t>
      </w:r>
    </w:p>
    <w:p>
      <w:pPr>
        <w:pStyle w:val="Heading4"/>
        <w:ind w:left="1418" w:hanging="1418"/>
        <w:rPr/>
      </w:pPr>
      <w:bookmarkStart w:id="31" w:name="__RefHeading___Toc532295033"/>
      <w:bookmarkEnd w:id="31"/>
      <w:r>
        <w:rPr/>
        <w:t>4.2.1.1</w:t>
        <w:tab/>
        <w:t>Introduction</w:t>
      </w:r>
    </w:p>
    <w:p>
      <w:pPr>
        <w:pStyle w:val="Normal"/>
        <w:rPr/>
      </w:pPr>
      <w:r>
        <w:rPr/>
        <w:t>This test is applicable to UEs rendering scene-based audio (e.g. First and Higher Order Ambisonics) over a binaural headset.</w:t>
      </w:r>
    </w:p>
    <w:p>
      <w:pPr>
        <w:pStyle w:val="Heading4"/>
        <w:ind w:left="1418" w:hanging="1418"/>
        <w:rPr/>
      </w:pPr>
      <w:bookmarkStart w:id="32" w:name="__RefHeading___Toc532295034"/>
      <w:bookmarkEnd w:id="32"/>
      <w:r>
        <w:rPr/>
        <w:t>4.2.1.2</w:t>
        <w:tab/>
        <w:t>Definition</w:t>
      </w:r>
    </w:p>
    <w:p>
      <w:pPr>
        <w:pStyle w:val="Normal"/>
        <w:rPr/>
      </w:pPr>
      <w:r>
        <w:rPr/>
        <w:t xml:space="preserve">The Headset Binaural Diffuse-field Receive Frequency Response for Scene-based Audio (for left and right ears) is defined as the transfer function, </w:t>
      </w:r>
      <w:r>
        <w:rPr>
          <w:i/>
        </w:rPr>
        <w:t>G</w:t>
      </w:r>
      <w:r>
        <w:rPr>
          <w:i/>
          <w:vertAlign w:val="subscript"/>
        </w:rPr>
        <w:t xml:space="preserve">L,R </w:t>
      </w:r>
      <w:r>
        <w:rPr>
          <w:i/>
        </w:rPr>
        <w:t>(f)</w:t>
      </w:r>
      <w:r>
        <w:fldChar w:fldCharType="begin"/>
      </w:r>
      <w:r>
        <w:rPr/>
        <w:instrText xml:space="preserve"> QUOTE </w:instrText>
      </w:r>
      <w:r>
        <w:rPr/>
      </w:r>
      <w:r>
        <w:rPr/>
        <w:fldChar w:fldCharType="separate"/>
      </w:r>
      <w:r>
        <w:rPr/>
      </w:r>
      <w:r>
        <w:rPr/>
      </w:r>
      <w:r>
        <w:rPr/>
        <w:fldChar w:fldCharType="end"/>
      </w:r>
      <w:r>
        <w:rPr/>
        <w:t>, between:</w:t>
      </w:r>
    </w:p>
    <w:p>
      <w:pPr>
        <w:pStyle w:val="B1"/>
        <w:rPr/>
      </w:pPr>
      <w:r>
        <w:rPr/>
        <w:t>a)</w:t>
        <w:tab/>
      </w:r>
      <w:r>
        <w:rPr>
          <w:i/>
        </w:rPr>
        <w:t>P</w:t>
      </w:r>
      <w:r>
        <w:rPr>
          <w:i/>
          <w:vertAlign w:val="subscript"/>
        </w:rPr>
        <w:t>L,R</w:t>
      </w:r>
      <w:r>
        <w:rPr>
          <w:i/>
        </w:rPr>
        <w:t>(f)</w:t>
      </w:r>
      <w:r>
        <w:rPr/>
        <w:t>, the binaurally recorded sound pressure magnitude spectra, obtained when a diffuse field signal in the equivalent spatial domain representation, w(t), is played on the DUT; and</w:t>
      </w:r>
    </w:p>
    <w:p>
      <w:pPr>
        <w:pStyle w:val="B1"/>
        <w:rPr/>
      </w:pPr>
      <w:r>
        <w:rPr/>
        <w:t>b)</w:t>
        <w:tab/>
      </w:r>
      <w:r>
        <w:rPr>
          <w:i/>
        </w:rPr>
        <w:t>P</w:t>
      </w:r>
      <w:r>
        <w:rPr>
          <w:i/>
          <w:vertAlign w:val="subscript"/>
        </w:rPr>
        <w:t>ref L,R</w:t>
      </w:r>
      <w:r>
        <w:rPr/>
        <w:t>(f)</w:t>
      </w:r>
      <w:r>
        <w:fldChar w:fldCharType="begin"/>
      </w:r>
      <w:r>
        <w:rPr/>
        <w:instrText xml:space="preserve"> QUOTE </w:instrText>
      </w:r>
      <w:r>
        <w:rPr/>
      </w:r>
      <w:r>
        <w:rPr/>
        <w:fldChar w:fldCharType="separate"/>
      </w:r>
      <w:r>
        <w:rPr/>
      </w:r>
      <w:r>
        <w:rPr/>
      </w:r>
      <w:r>
        <w:rPr/>
        <w:fldChar w:fldCharType="end"/>
      </w:r>
      <w:r>
        <w:rPr/>
        <w:t>, the reference sound pressure magnitude spectra, obtained by direct convolution of the diffuse field signal in the equivalent spatial domain representation, w(t) with its corresponding set of HRTFs.</w:t>
      </w:r>
    </w:p>
    <w:p>
      <w:pPr>
        <w:pStyle w:val="Heading4"/>
        <w:ind w:left="1418" w:hanging="1418"/>
        <w:rPr/>
      </w:pPr>
      <w:bookmarkStart w:id="33" w:name="__RefHeading___Toc532295035"/>
      <w:bookmarkEnd w:id="33"/>
      <w:r>
        <w:rPr/>
        <w:t>4.2.1.3</w:t>
        <w:tab/>
        <w:t>Test Conditions</w:t>
      </w:r>
    </w:p>
    <w:p>
      <w:pPr>
        <w:pStyle w:val="Normal"/>
        <w:rPr>
          <w:b/>
          <w:b/>
        </w:rPr>
      </w:pPr>
      <w:r>
        <w:rPr>
          <w:b/>
        </w:rPr>
        <w:t>Test environment noise floor</w:t>
      </w:r>
    </w:p>
    <w:p>
      <w:pPr>
        <w:pStyle w:val="Normal"/>
        <w:rPr/>
      </w:pPr>
      <w:r>
        <w:rPr/>
        <w:t>The equivalent continuous sound level of the test environment in each 1/3</w:t>
      </w:r>
      <w:r>
        <w:rPr>
          <w:vertAlign w:val="superscript"/>
        </w:rPr>
        <w:t>rd</w:t>
      </w:r>
      <w:r>
        <w:rPr/>
        <w:t xml:space="preserve"> octave band, </w:t>
      </w:r>
      <w:r>
        <w:rPr>
          <w:i/>
        </w:rPr>
        <w:t>L</w:t>
      </w:r>
      <w:r>
        <w:rPr>
          <w:i/>
          <w:vertAlign w:val="subscript"/>
        </w:rPr>
        <w:t>eq</w:t>
      </w:r>
      <w:r>
        <w:rPr>
          <w:i/>
        </w:rPr>
        <w:t>(f)</w:t>
      </w:r>
      <w:r>
        <w:fldChar w:fldCharType="begin"/>
      </w:r>
      <w:r>
        <w:rPr/>
        <w:instrText xml:space="preserve"> QUOTE </w:instrText>
      </w:r>
      <w:r>
        <w:rPr/>
      </w:r>
      <w:r>
        <w:rPr/>
        <w:fldChar w:fldCharType="separate"/>
      </w:r>
      <w:r>
        <w:rPr/>
      </w:r>
      <w:r>
        <w:rPr/>
      </w:r>
      <w:r>
        <w:rPr/>
        <w:fldChar w:fldCharType="end"/>
      </w:r>
      <w:r>
        <w:rPr/>
        <w:t>, shall be less than the limits of the NR10 curve, following the noise rating determination procedures in [4].</w:t>
      </w:r>
    </w:p>
    <w:p>
      <w:pPr>
        <w:pStyle w:val="Normal"/>
        <w:rPr/>
      </w:pPr>
      <w:r>
        <w:rPr/>
        <w:t>The set of HRTFs used by the UE shall be documented and available to the test lab.</w:t>
      </w:r>
    </w:p>
    <w:p>
      <w:pPr>
        <w:pStyle w:val="Heading4"/>
        <w:ind w:left="1418" w:hanging="1418"/>
        <w:rPr/>
      </w:pPr>
      <w:bookmarkStart w:id="34" w:name="__RefHeading___Toc532295036"/>
      <w:bookmarkEnd w:id="34"/>
      <w:r>
        <w:rPr/>
        <w:t>4.2.1.4</w:t>
        <w:tab/>
        <w:t>Measurement</w:t>
      </w:r>
    </w:p>
    <w:p>
      <w:pPr>
        <w:pStyle w:val="Normal"/>
        <w:rPr>
          <w:b/>
          <w:b/>
        </w:rPr>
      </w:pPr>
      <w:r>
        <w:rPr>
          <w:b/>
        </w:rPr>
        <w:t>Reference sound pressure magnitude spectra</w:t>
      </w:r>
    </w:p>
    <w:p>
      <w:pPr>
        <w:pStyle w:val="Normal"/>
        <w:rPr/>
      </w:pPr>
      <w:r>
        <w:rPr/>
        <w:t xml:space="preserve">The reference sound pressure magnitude spectra are derived offline. The reference sound pressure magnitude spectra for the left and right ears, </w:t>
      </w:r>
      <w:r>
        <w:rPr>
          <w:i/>
        </w:rPr>
        <w:t>P</w:t>
      </w:r>
      <w:r>
        <w:rPr>
          <w:i/>
          <w:vertAlign w:val="subscript"/>
        </w:rPr>
        <w:t xml:space="preserve">ref L,R </w:t>
      </w:r>
      <w:r>
        <w:rPr>
          <w:i/>
        </w:rPr>
        <w:t>(f)</w:t>
      </w:r>
      <w:r>
        <w:rPr/>
        <w:t xml:space="preserve"> is the frequency domain representation of the convolution between the set of equivalent spatial domain signals, </w:t>
      </w:r>
      <w:r>
        <w:rPr>
          <w:b/>
        </w:rPr>
        <w:t>w</w:t>
      </w:r>
      <w:r>
        <w:rPr/>
        <w:t>(t)</w:t>
      </w:r>
      <w:r>
        <w:rPr>
          <w:i/>
        </w:rPr>
        <w:t>,</w:t>
      </w:r>
      <w:r>
        <w:rPr/>
        <w:t xml:space="preserve"> with its corresponding set head related transfer functions </w:t>
      </w:r>
      <w:r>
        <w:rPr>
          <w:b/>
          <w:i/>
        </w:rPr>
        <w:t>h</w:t>
      </w:r>
      <w:r>
        <w:rPr>
          <w:i/>
          <w:vertAlign w:val="subscript"/>
        </w:rPr>
        <w:t xml:space="preserve"> L,R</w:t>
      </w:r>
      <w:r>
        <w:rPr>
          <w:i/>
        </w:rPr>
        <w:t>(t),</w:t>
      </w:r>
      <w:r>
        <w:rPr/>
        <w:t xml:space="preserve"> for each direction </w:t>
      </w:r>
      <w:r>
        <w:rPr>
          <w:i/>
        </w:rPr>
        <w:t>j</w:t>
      </w:r>
      <w:r>
        <w:rPr/>
        <w:t xml:space="preserve"> in an equivalent spatial domain of order </w:t>
      </w:r>
      <w:r>
        <w:rPr>
          <w:i/>
        </w:rPr>
        <w:t>N</w:t>
      </w:r>
      <w:r>
        <w:rPr>
          <w:i/>
          <w:vertAlign w:val="subscript"/>
        </w:rPr>
        <w:t xml:space="preserve">DUT </w:t>
      </w:r>
      <w:r>
        <w:rPr>
          <w:vertAlign w:val="subscript"/>
        </w:rPr>
        <w:t xml:space="preserve">, </w:t>
      </w:r>
      <w:r>
        <w:rPr/>
        <w:t>i.e.:</w:t>
      </w:r>
    </w:p>
    <w:p>
      <w:pPr>
        <w:pStyle w:val="EQ"/>
        <w:rPr>
          <w:lang w:val="en-GB" w:eastAsia="en-US"/>
        </w:rPr>
      </w:pPr>
      <w:r>
        <w:rPr>
          <w:lang w:val="en-GB" w:eastAsia="en-US"/>
        </w:rPr>
        <w:drawing>
          <wp:inline distT="0" distB="0" distL="0" distR="0">
            <wp:extent cx="2247900" cy="485775"/>
            <wp:effectExtent l="0" t="0" r="0" b="0"/>
            <wp:docPr id="3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 descr=""/>
                    <pic:cNvPicPr>
                      <a:picLocks noChangeAspect="1" noChangeArrowheads="1"/>
                    </pic:cNvPicPr>
                  </pic:nvPicPr>
                  <pic:blipFill>
                    <a:blip r:embed="rId27"/>
                    <a:srcRect l="-16" t="-74" r="-16" b="-74"/>
                    <a:stretch>
                      <a:fillRect/>
                    </a:stretch>
                  </pic:blipFill>
                  <pic:spPr bwMode="auto">
                    <a:xfrm>
                      <a:off x="0" y="0"/>
                      <a:ext cx="2247900" cy="485775"/>
                    </a:xfrm>
                    <a:prstGeom prst="rect">
                      <a:avLst/>
                    </a:prstGeom>
                  </pic:spPr>
                </pic:pic>
              </a:graphicData>
            </a:graphic>
          </wp:inline>
        </w:drawing>
      </w:r>
    </w:p>
    <w:p>
      <w:pPr>
        <w:pStyle w:val="Normal"/>
        <w:rPr/>
      </w:pPr>
      <w:r>
        <w:rPr/>
        <w:t xml:space="preserve">The signals </w:t>
      </w:r>
      <w:r>
        <w:rPr>
          <w:i/>
        </w:rPr>
        <w:t>w</w:t>
      </w:r>
      <w:r>
        <w:rPr>
          <w:i/>
          <w:vertAlign w:val="subscript"/>
        </w:rPr>
        <w:t>j</w:t>
      </w:r>
      <w:r>
        <w:rPr>
          <w:i/>
        </w:rPr>
        <w:t>(t)</w:t>
      </w:r>
      <w:r>
        <w:rPr/>
        <w:t xml:space="preserve">, for 1 </w:t>
      </w:r>
      <w:r>
        <w:rPr>
          <w:rFonts w:eastAsia="Symbol" w:cs="Symbol" w:ascii="Symbol" w:hAnsi="Symbol"/>
        </w:rPr>
        <w:t></w:t>
      </w:r>
      <w:r>
        <w:rPr/>
        <w:t xml:space="preserve"> </w:t>
      </w:r>
      <w:r>
        <w:rPr>
          <w:i/>
        </w:rPr>
        <w:t>j</w:t>
      </w:r>
      <w:r>
        <w:rPr/>
        <w:t xml:space="preserve"> </w:t>
      </w:r>
      <w:r>
        <w:rPr>
          <w:rFonts w:eastAsia="Symbol" w:cs="Symbol" w:ascii="Symbol" w:hAnsi="Symbol"/>
        </w:rPr>
        <w:t></w:t>
      </w:r>
      <w:r>
        <w:rPr/>
        <w:t xml:space="preserve"> (</w:t>
      </w:r>
      <w:r>
        <w:rPr>
          <w:i/>
        </w:rPr>
        <w:t>N</w:t>
      </w:r>
      <w:r>
        <w:rPr>
          <w:i/>
          <w:vertAlign w:val="subscript"/>
        </w:rPr>
        <w:t>DUT</w:t>
      </w:r>
      <w:r>
        <w:rPr>
          <w:i/>
        </w:rPr>
        <w:t xml:space="preserve"> +1</w:t>
      </w:r>
      <w:r>
        <w:rPr/>
        <w:t>)</w:t>
      </w:r>
      <w:r>
        <w:rPr>
          <w:vertAlign w:val="superscript"/>
        </w:rPr>
        <w:t>2</w:t>
      </w:r>
      <w:r>
        <w:rPr/>
        <w:t>, are uncorrelated pink noise signals of 30s length.</w:t>
      </w:r>
    </w:p>
    <w:p>
      <w:pPr>
        <w:pStyle w:val="Normal"/>
        <w:rPr/>
      </w:pPr>
      <w:r>
        <w:rPr>
          <w:b/>
        </w:rPr>
        <w:t>Binaurally recorded sound pressure magnitude spectra</w:t>
      </w:r>
    </w:p>
    <w:p>
      <w:pPr>
        <w:pStyle w:val="Normal"/>
        <w:rPr/>
      </w:pPr>
      <w:r>
        <w:rPr/>
        <w:t>The binaurally recorded sound pressure magnitude spectra is obtained as follows:</w:t>
      </w:r>
    </w:p>
    <w:p>
      <w:pPr>
        <w:pStyle w:val="B1"/>
        <w:rPr/>
      </w:pPr>
      <w:r>
        <w:rPr/>
        <w:t>a)</w:t>
        <w:tab/>
        <w:t>The binaural headset is placed on a HATS.</w:t>
      </w:r>
    </w:p>
    <w:p>
      <w:pPr>
        <w:pStyle w:val="B1"/>
        <w:rPr/>
      </w:pPr>
      <w:r>
        <w:rPr/>
        <w:t>b)</w:t>
        <w:tab/>
        <w:t>The DUT shall be configured such that the set of HRTFs used for binaural rendering correspond to the HATS used for testing.</w:t>
      </w:r>
    </w:p>
    <w:p>
      <w:pPr>
        <w:pStyle w:val="B1"/>
        <w:rPr/>
      </w:pPr>
      <w:r>
        <w:rPr/>
        <w:t>c)</w:t>
        <w:tab/>
        <w:t>The DUT volume control (if any) is adjusted for its nominal setting.</w:t>
      </w:r>
    </w:p>
    <w:p>
      <w:pPr>
        <w:pStyle w:val="B1"/>
        <w:rPr/>
      </w:pPr>
      <w:r>
        <w:rPr/>
        <w:t>d)</w:t>
        <w:tab/>
        <w:t>The binaural time-domain signals are recorded with HATS.</w:t>
      </w:r>
    </w:p>
    <w:p>
      <w:pPr>
        <w:pStyle w:val="B1"/>
        <w:rPr>
          <w:i/>
          <w:i/>
        </w:rPr>
      </w:pPr>
      <w:r>
        <w:rPr/>
        <w:t>e)</w:t>
        <w:tab/>
        <w:t xml:space="preserve">The binaurally recorded sound pressure magnitude spectra, </w:t>
      </w:r>
      <w:r>
        <w:rPr>
          <w:i/>
        </w:rPr>
        <w:t>P</w:t>
      </w:r>
      <w:r>
        <w:rPr>
          <w:i/>
          <w:vertAlign w:val="subscript"/>
        </w:rPr>
        <w:t>L,R</w:t>
      </w:r>
      <w:r>
        <w:rPr>
          <w:i/>
        </w:rPr>
        <w:t>(f)</w:t>
      </w:r>
      <w:r>
        <w:rPr/>
        <w:t xml:space="preserve"> is obtained by taking the Fourier transform of the binaurally recorded time-domain signals.</w:t>
      </w:r>
    </w:p>
    <w:p>
      <w:pPr>
        <w:pStyle w:val="Normal"/>
        <w:rPr/>
      </w:pPr>
      <w:r>
        <w:rPr>
          <w:b/>
        </w:rPr>
        <w:t>Calculation of headset binaural diffuse-field receive frequency response for scene-based audio</w:t>
      </w:r>
    </w:p>
    <w:p>
      <w:pPr>
        <w:pStyle w:val="Normal"/>
        <w:rPr/>
      </w:pPr>
      <w:r>
        <w:rPr/>
        <w:t xml:space="preserve">The headset binaural diffuse-field frequency response for scene-based audio, </w:t>
      </w:r>
      <w:r>
        <w:rPr>
          <w:i/>
        </w:rPr>
        <w:t>G(f)</w:t>
      </w:r>
      <w:r>
        <w:fldChar w:fldCharType="begin"/>
      </w:r>
      <w:r>
        <w:rPr/>
        <w:instrText xml:space="preserve"> QUOTE </w:instrText>
      </w:r>
      <w:r>
        <w:rPr/>
      </w:r>
      <w:r>
        <w:rPr/>
        <w:fldChar w:fldCharType="separate"/>
      </w:r>
      <w:r>
        <w:rPr/>
      </w:r>
      <w:r>
        <w:rPr/>
      </w:r>
      <w:r>
        <w:rPr/>
        <w:fldChar w:fldCharType="end"/>
      </w:r>
      <w:r>
        <w:rPr/>
        <w:t xml:space="preserve">, is calculated for each supported Ambisonics order </w:t>
      </w:r>
      <w:r>
        <w:rPr>
          <w:i/>
        </w:rPr>
        <w:t>N</w:t>
      </w:r>
      <w:r>
        <w:rPr>
          <w:i/>
          <w:vertAlign w:val="subscript"/>
        </w:rPr>
        <w:t>DUT</w:t>
      </w:r>
      <w:r>
        <w:rPr/>
        <w:t xml:space="preserve"> as:</w:t>
      </w:r>
    </w:p>
    <w:p>
      <w:pPr>
        <w:pStyle w:val="EQ"/>
        <w:jc w:val="center"/>
        <w:rPr>
          <w:lang w:val="en-GB" w:eastAsia="en-US"/>
        </w:rPr>
      </w:pPr>
      <w:r>
        <w:rPr>
          <w:lang w:val="en-GB" w:eastAsia="en-US"/>
        </w:rPr>
        <w:drawing>
          <wp:inline distT="0" distB="0" distL="0" distR="0">
            <wp:extent cx="1009650" cy="333375"/>
            <wp:effectExtent l="0" t="0" r="0" b="0"/>
            <wp:docPr id="3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 descr=""/>
                    <pic:cNvPicPr>
                      <a:picLocks noChangeAspect="1" noChangeArrowheads="1"/>
                    </pic:cNvPicPr>
                  </pic:nvPicPr>
                  <pic:blipFill>
                    <a:blip r:embed="rId28"/>
                    <a:srcRect l="-36" t="-108" r="-36" b="-108"/>
                    <a:stretch>
                      <a:fillRect/>
                    </a:stretch>
                  </pic:blipFill>
                  <pic:spPr bwMode="auto">
                    <a:xfrm>
                      <a:off x="0" y="0"/>
                      <a:ext cx="1009650" cy="333375"/>
                    </a:xfrm>
                    <a:prstGeom prst="rect">
                      <a:avLst/>
                    </a:prstGeom>
                  </pic:spPr>
                </pic:pic>
              </a:graphicData>
            </a:graphic>
          </wp:inline>
        </w:drawing>
      </w:r>
    </w:p>
    <w:p>
      <w:pPr>
        <w:pStyle w:val="Heading3"/>
        <w:rPr/>
      </w:pPr>
      <w:bookmarkStart w:id="35" w:name="__RefHeading___Toc532295037"/>
      <w:bookmarkEnd w:id="35"/>
      <w:r>
        <w:rPr/>
        <w:t>4.2.2</w:t>
        <w:tab/>
        <w:t>Nominal System Sensitivity in Receive Direction for Channel-based audio</w:t>
      </w:r>
    </w:p>
    <w:p>
      <w:pPr>
        <w:pStyle w:val="Heading4"/>
        <w:ind w:left="1418" w:hanging="1418"/>
        <w:rPr/>
      </w:pPr>
      <w:bookmarkStart w:id="36" w:name="__RefHeading___Toc532295038"/>
      <w:bookmarkEnd w:id="36"/>
      <w:r>
        <w:rPr/>
        <w:t>4.2.2.1</w:t>
        <w:tab/>
        <w:t>Introduction</w:t>
      </w:r>
    </w:p>
    <w:p>
      <w:pPr>
        <w:pStyle w:val="Normal"/>
        <w:rPr/>
      </w:pPr>
      <w:r>
        <w:rPr/>
        <w:t>This test is applicable to UEs rendering channel-based audio (e.g. 7.1.4) over a binaural headset.</w:t>
      </w:r>
    </w:p>
    <w:p>
      <w:pPr>
        <w:pStyle w:val="Heading4"/>
        <w:ind w:left="1418" w:hanging="1418"/>
        <w:rPr/>
      </w:pPr>
      <w:bookmarkStart w:id="37" w:name="__RefHeading___Toc532295039"/>
      <w:bookmarkEnd w:id="37"/>
      <w:r>
        <w:rPr/>
        <w:t>4.2.2.2</w:t>
        <w:tab/>
        <w:t>Definition</w:t>
      </w:r>
    </w:p>
    <w:p>
      <w:pPr>
        <w:pStyle w:val="Normal"/>
        <w:rPr/>
      </w:pPr>
      <w:r>
        <w:rPr/>
        <w:t>The nominal system sensitivity in receive direction for channel-based audio is defined as the difference between the sound pressure level (in dBSPL(A)) produced by the DUT on HATS and the root mean square of the digital test signal (in dBFS).</w:t>
      </w:r>
    </w:p>
    <w:p>
      <w:pPr>
        <w:pStyle w:val="Heading4"/>
        <w:ind w:left="1418" w:hanging="1418"/>
        <w:rPr/>
      </w:pPr>
      <w:bookmarkStart w:id="38" w:name="__RefHeading___Toc532295040"/>
      <w:bookmarkEnd w:id="38"/>
      <w:r>
        <w:rPr/>
        <w:t>4.2.2.3</w:t>
        <w:tab/>
        <w:t>Test Conditions</w:t>
      </w:r>
    </w:p>
    <w:p>
      <w:pPr>
        <w:pStyle w:val="Normal"/>
        <w:rPr>
          <w:b/>
          <w:b/>
        </w:rPr>
      </w:pPr>
      <w:r>
        <w:rPr>
          <w:b/>
        </w:rPr>
        <w:t>Test environment noise floor</w:t>
      </w:r>
    </w:p>
    <w:p>
      <w:pPr>
        <w:pStyle w:val="Normal"/>
        <w:rPr/>
      </w:pPr>
      <w:r>
        <w:rPr/>
        <w:t>The equivalent continuous sound level of the test environment in each 1/3</w:t>
      </w:r>
      <w:r>
        <w:rPr>
          <w:vertAlign w:val="superscript"/>
        </w:rPr>
        <w:t>rd</w:t>
      </w:r>
      <w:r>
        <w:rPr/>
        <w:t xml:space="preserve"> octave band, </w:t>
      </w:r>
      <w:r>
        <w:rPr>
          <w:i/>
        </w:rPr>
        <w:t>L</w:t>
      </w:r>
      <w:r>
        <w:rPr>
          <w:i/>
          <w:vertAlign w:val="subscript"/>
        </w:rPr>
        <w:t>eq</w:t>
      </w:r>
      <w:r>
        <w:rPr>
          <w:i/>
        </w:rPr>
        <w:t>(f)</w:t>
      </w:r>
      <w:r>
        <w:fldChar w:fldCharType="begin"/>
      </w:r>
      <w:r>
        <w:rPr/>
        <w:instrText xml:space="preserve"> QUOTE </w:instrText>
      </w:r>
      <w:r>
        <w:rPr/>
      </w:r>
      <w:r>
        <w:rPr/>
        <w:fldChar w:fldCharType="separate"/>
      </w:r>
      <w:r>
        <w:rPr/>
      </w:r>
      <w:r>
        <w:rPr/>
      </w:r>
      <w:r>
        <w:rPr/>
        <w:fldChar w:fldCharType="end"/>
      </w:r>
      <w:r>
        <w:rPr/>
        <w:t>, shall be less than the limits of the NR10 curve, following the noise rating determination procedures in [4].</w:t>
      </w:r>
    </w:p>
    <w:p>
      <w:pPr>
        <w:pStyle w:val="Normal"/>
        <w:rPr/>
      </w:pPr>
      <w:r>
        <w:rPr/>
        <w:t>The specific HATS used for the recording shall be described in the test report. The set of HRTFs used by the UE shall be documented and available to the test lab.</w:t>
      </w:r>
    </w:p>
    <w:p>
      <w:pPr>
        <w:pStyle w:val="Heading4"/>
        <w:ind w:left="1418" w:hanging="1418"/>
        <w:rPr/>
      </w:pPr>
      <w:bookmarkStart w:id="39" w:name="__RefHeading___Toc532295041"/>
      <w:bookmarkEnd w:id="39"/>
      <w:r>
        <w:rPr/>
        <w:t>4.2.2.4</w:t>
        <w:tab/>
        <w:t>Measurement</w:t>
      </w:r>
    </w:p>
    <w:p>
      <w:pPr>
        <w:pStyle w:val="Normal"/>
        <w:rPr/>
      </w:pPr>
      <w:r>
        <w:rPr/>
        <w:t xml:space="preserve">For each audio channel supported by the DUT, a pink noise signal with -18 dBFS RMS level is played, with the signals played only one channel at a time. </w:t>
      </w:r>
    </w:p>
    <w:p>
      <w:pPr>
        <w:pStyle w:val="Normal"/>
        <w:rPr/>
      </w:pPr>
      <w:r>
        <w:rPr/>
        <w:t xml:space="preserve">The </w:t>
      </w:r>
      <w:r>
        <w:rPr>
          <w:i/>
        </w:rPr>
        <w:t>LAeq</w:t>
      </w:r>
      <w:r>
        <w:rPr/>
        <w:t xml:space="preserve"> (in dBSPL(A)) is measured continuously for a period of 30 s for each of the left and right ears.</w:t>
      </w:r>
    </w:p>
    <w:p>
      <w:pPr>
        <w:pStyle w:val="Normal"/>
        <w:rPr/>
      </w:pPr>
      <w:r>
        <w:rPr/>
        <w:t>The sensitivity G</w:t>
      </w:r>
      <w:r>
        <w:rPr>
          <w:vertAlign w:val="subscript"/>
        </w:rPr>
        <w:t>i L,R</w:t>
      </w:r>
      <w:r>
        <w:rPr/>
        <w:t xml:space="preserve"> is expressed as the difference of the recorded sound pressure levels at the left and right ears and the root mean square digital level of the pink noise test signal, i.e. -18 dBFS.</w:t>
      </w:r>
    </w:p>
    <w:p>
      <w:pPr>
        <w:pStyle w:val="EQ"/>
        <w:rPr>
          <w:lang w:val="en-GB" w:eastAsia="en-US"/>
        </w:rPr>
      </w:pPr>
      <w:r>
        <w:rPr>
          <w:lang w:val="en-GB" w:eastAsia="en-US"/>
        </w:rPr>
        <w:drawing>
          <wp:inline distT="0" distB="0" distL="0" distR="0">
            <wp:extent cx="981075" cy="161925"/>
            <wp:effectExtent l="0" t="0" r="0" b="0"/>
            <wp:docPr id="3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 descr=""/>
                    <pic:cNvPicPr>
                      <a:picLocks noChangeAspect="1" noChangeArrowheads="1"/>
                    </pic:cNvPicPr>
                  </pic:nvPicPr>
                  <pic:blipFill>
                    <a:blip r:embed="rId29"/>
                    <a:srcRect l="-37" t="-223" r="-37" b="-223"/>
                    <a:stretch>
                      <a:fillRect/>
                    </a:stretch>
                  </pic:blipFill>
                  <pic:spPr bwMode="auto">
                    <a:xfrm>
                      <a:off x="0" y="0"/>
                      <a:ext cx="981075" cy="161925"/>
                    </a:xfrm>
                    <a:prstGeom prst="rect">
                      <a:avLst/>
                    </a:prstGeom>
                  </pic:spPr>
                </pic:pic>
              </a:graphicData>
            </a:graphic>
          </wp:inline>
        </w:drawing>
      </w:r>
    </w:p>
    <w:p>
      <w:pPr>
        <w:pStyle w:val="Heading3"/>
        <w:pBdr/>
        <w:rPr/>
      </w:pPr>
      <w:bookmarkStart w:id="40" w:name="__RefHeading___Toc532295042"/>
      <w:bookmarkEnd w:id="40"/>
      <w:r>
        <w:rPr/>
        <w:t>4.2.3</w:t>
        <w:tab/>
        <w:t>Motion to Sound Latency in Dynamic Binaural Rendering Systems</w:t>
      </w:r>
    </w:p>
    <w:p>
      <w:pPr>
        <w:pStyle w:val="Heading4"/>
        <w:pBdr/>
        <w:ind w:left="1418" w:hanging="1418"/>
        <w:rPr/>
      </w:pPr>
      <w:bookmarkStart w:id="41" w:name="__RefHeading___Toc532295043"/>
      <w:bookmarkEnd w:id="41"/>
      <w:r>
        <w:rPr/>
        <w:t>4.2.3.1</w:t>
        <w:tab/>
        <w:t>Introduction</w:t>
      </w:r>
    </w:p>
    <w:p>
      <w:pPr>
        <w:pStyle w:val="Normal"/>
        <w:rPr/>
      </w:pPr>
      <w:r>
        <w:rPr/>
        <w:t>Motion to Sound latency is the time difference between the event of a change in head rotation and when the immersive audio signal is finally compensated for the head motion. The method in this specification is intended to verify that the overall motion-to-sound latency that a user experiences upon rotating their head is within acceptable limits.</w:t>
      </w:r>
    </w:p>
    <w:p>
      <w:pPr>
        <w:pStyle w:val="Normal"/>
        <w:rPr/>
      </w:pPr>
      <w:r>
        <w:rPr/>
        <w:t>The method allows full measurement of motion to sound, i.e. including both the latency of the head tracking sensor as well as the audio playback. This includes all components of a real setup and therefore contains all possible causes of additional latency that a user may experience.</w:t>
      </w:r>
    </w:p>
    <w:p>
      <w:pPr>
        <w:pStyle w:val="Normal"/>
        <w:rPr/>
      </w:pPr>
      <w:r>
        <w:rPr/>
        <w:t>The method also provides a latency value for the isolated audio processing of the binaural renderer without the aforementioned external hardware, assuming that the binaural renderer can process audio data as an audio processing plugin that can be evaluated in isolation.</w:t>
      </w:r>
    </w:p>
    <w:p>
      <w:pPr>
        <w:pStyle w:val="NO"/>
        <w:rPr/>
      </w:pPr>
      <w:r>
        <w:rPr/>
        <w:t>NOTE:</w:t>
        <w:tab/>
        <w:t>This method requires synchronized playback of two renderer instances and may not be suitable for the measurements of UEs where such synchronization is not possible.</w:t>
      </w:r>
    </w:p>
    <w:p>
      <w:pPr>
        <w:pStyle w:val="Heading4"/>
        <w:ind w:left="1418" w:hanging="1418"/>
        <w:rPr/>
      </w:pPr>
      <w:bookmarkStart w:id="42" w:name="__RefHeading___Toc532295044"/>
      <w:bookmarkEnd w:id="42"/>
      <w:r>
        <w:rPr/>
        <w:t>4.2.3.2</w:t>
        <w:tab/>
        <w:t>Requirements</w:t>
      </w:r>
    </w:p>
    <w:p>
      <w:pPr>
        <w:pStyle w:val="Normal"/>
        <w:rPr/>
      </w:pPr>
      <w:r>
        <w:rPr/>
        <w:t>The following will be required:</w:t>
      </w:r>
    </w:p>
    <w:p>
      <w:pPr>
        <w:pStyle w:val="Normal"/>
        <w:rPr/>
      </w:pPr>
      <w:r>
        <w:rPr/>
        <w:t>Software:</w:t>
      </w:r>
    </w:p>
    <w:p>
      <w:pPr>
        <w:pStyle w:val="B1"/>
        <w:rPr/>
      </w:pPr>
      <w:r>
        <w:rPr/>
        <w:t>-</w:t>
        <w:tab/>
        <w:t>Audio processing software to run and record output of two renderers simultaneously</w:t>
      </w:r>
    </w:p>
    <w:p>
      <w:pPr>
        <w:pStyle w:val="B1"/>
        <w:rPr/>
      </w:pPr>
      <w:r>
        <w:rPr/>
        <w:t>-</w:t>
        <w:tab/>
        <w:t>Head tracker software</w:t>
      </w:r>
    </w:p>
    <w:p>
      <w:pPr>
        <w:pStyle w:val="Normal"/>
        <w:rPr/>
      </w:pPr>
      <w:r>
        <w:rPr/>
        <w:t>Hardware:</w:t>
      </w:r>
    </w:p>
    <w:p>
      <w:pPr>
        <w:pStyle w:val="B1"/>
        <w:rPr/>
      </w:pPr>
      <w:r>
        <w:rPr/>
        <w:t>-</w:t>
        <w:tab/>
        <w:t>Host machine for audio processing</w:t>
      </w:r>
    </w:p>
    <w:p>
      <w:pPr>
        <w:pStyle w:val="B1"/>
        <w:rPr/>
      </w:pPr>
      <w:r>
        <w:rPr/>
        <w:t>-</w:t>
        <w:tab/>
        <w:t>Head tracker hardware</w:t>
      </w:r>
    </w:p>
    <w:p>
      <w:pPr>
        <w:pStyle w:val="B1"/>
        <w:rPr/>
      </w:pPr>
      <w:r>
        <w:rPr/>
        <w:t>-</w:t>
        <w:tab/>
        <w:t>Stereo audio recording interface</w:t>
      </w:r>
    </w:p>
    <w:p>
      <w:pPr>
        <w:pStyle w:val="B1"/>
        <w:rPr/>
      </w:pPr>
      <w:r>
        <w:rPr/>
        <w:t>-</w:t>
        <w:tab/>
        <w:t>Stereo audio playback interface</w:t>
      </w:r>
    </w:p>
    <w:p>
      <w:pPr>
        <w:pStyle w:val="B1"/>
        <w:rPr/>
      </w:pPr>
      <w:r>
        <w:rPr/>
        <w:t>-</w:t>
        <w:tab/>
        <w:t>Mechanical setup to rotate the head tracking sensor in a precise and reproducible way</w:t>
      </w:r>
    </w:p>
    <w:p>
      <w:pPr>
        <w:pStyle w:val="Normal"/>
        <w:rPr/>
      </w:pPr>
      <w:r>
        <w:rPr/>
        <w:t>An exemplary hardware setup can be seen below in Figure 2, the method however can also be implemented using different systems under test and accompanying equipment:</w:t>
      </w:r>
    </w:p>
    <w:p>
      <w:pPr>
        <w:pStyle w:val="TH"/>
        <w:rPr/>
      </w:pPr>
      <w:r>
        <w:rPr/>
        <w:object w:dxaOrig="9360" w:dyaOrig="3210">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68pt;height:160.8pt" filled="f" o:ole="">
            <v:imagedata r:id="rId31" o:title=""/>
          </v:shape>
          <o:OLEObject Type="Embed" ProgID="" ShapeID="ole_rId30" DrawAspect="Content" ObjectID="_1188849363" r:id="rId30"/>
        </w:object>
      </w:r>
    </w:p>
    <w:p>
      <w:pPr>
        <w:pStyle w:val="TF"/>
        <w:rPr/>
      </w:pPr>
      <w:r>
        <w:rPr/>
        <w:t>Figure 2: Hardware Overview (Setup in Position 1 on the left, Position 2 on the right)</w:t>
      </w:r>
    </w:p>
    <w:p>
      <w:pPr>
        <w:pStyle w:val="Normal"/>
        <w:rPr/>
      </w:pPr>
      <w:r>
        <w:rPr/>
        <w:t>The audio processing environment uses two parallel signal chains, each containing its own instance of the same binaural renderer being tested. The test is concerned only with yaw angles, so values of pitch and roll should be set to zero at the beginning of the test and can be ignored thereafter.</w:t>
      </w:r>
    </w:p>
    <w:p>
      <w:pPr>
        <w:pStyle w:val="TH"/>
        <w:rPr/>
      </w:pPr>
      <w:r>
        <w:rPr/>
        <w:object w:dxaOrig="8628" w:dyaOrig="6228">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31.4pt;height:311.4pt" filled="f" o:ole="">
            <v:imagedata r:id="rId33" o:title=""/>
          </v:shape>
          <o:OLEObject Type="Embed" ProgID="" ShapeID="ole_rId32" DrawAspect="Content" ObjectID="_1924445833" r:id="rId32"/>
        </w:object>
      </w:r>
    </w:p>
    <w:p>
      <w:pPr>
        <w:pStyle w:val="TF"/>
        <w:rPr/>
      </w:pPr>
      <w:r>
        <w:rPr/>
        <w:t>Figure 3: Generic Audio Processing Environment</w:t>
      </w:r>
    </w:p>
    <w:p>
      <w:pPr>
        <w:pStyle w:val="Normal"/>
        <w:rPr/>
      </w:pPr>
      <w:r>
        <w:rPr/>
        <w:t>The initial conditions are that Rendering Chain 1 (RC1) has a static yaw head rotation angle of 0 degrees and RC2 uses the physical rotation of the head tracker to get its yaw value. A white noise signal is virtually placed directly in front of the listener (0 degrees azimuth, elevation), meaning that rotation of the arm directly affects how the white noise source is rendered.</w:t>
      </w:r>
    </w:p>
    <w:p>
      <w:pPr>
        <w:pStyle w:val="Heading4"/>
        <w:ind w:left="1418" w:hanging="1418"/>
        <w:rPr/>
      </w:pPr>
      <w:bookmarkStart w:id="43" w:name="__RefHeading___Toc532295045"/>
      <w:bookmarkEnd w:id="43"/>
      <w:r>
        <w:rPr/>
        <w:t>4.2.3.3</w:t>
        <w:tab/>
        <w:t>Calibration</w:t>
      </w:r>
    </w:p>
    <w:p>
      <w:pPr>
        <w:pStyle w:val="Normal"/>
        <w:rPr/>
      </w:pPr>
      <w:r>
        <w:rPr/>
        <w:t>The first step is to calibrate the final position of the rotating arm (Position 2 / P2). The rotating arm is moved manually and requires only a limited range of motion - from some small rotation away from the table (Position 1 / P1), 20 to 30 degrees will be ample, through until contact with the table (P2). The arm should be placed at P2 and set up so that this position also corresponds to 0 degrees yaw.</w:t>
      </w:r>
    </w:p>
    <w:p>
      <w:pPr>
        <w:pStyle w:val="Heading4"/>
        <w:ind w:left="1418" w:hanging="1418"/>
        <w:rPr/>
      </w:pPr>
      <w:bookmarkStart w:id="44" w:name="__RefHeading___Toc532295046"/>
      <w:bookmarkEnd w:id="44"/>
      <w:r>
        <w:rPr/>
        <w:t>4.2.3.4</w:t>
        <w:tab/>
        <w:t>Evaluation Environment</w:t>
      </w:r>
    </w:p>
    <w:p>
      <w:pPr>
        <w:pStyle w:val="Normal"/>
        <w:rPr/>
      </w:pPr>
      <w:r>
        <w:rPr/>
        <w:t>An object within the evaluation environment, e.g. using Max/MSP, should be created to set the value of yaw to exactly 0 degrees once the real value of yaw (received from the head tracker) is &lt;0.2 degrees.</w:t>
      </w:r>
    </w:p>
    <w:p>
      <w:pPr>
        <w:pStyle w:val="NO"/>
        <w:rPr/>
      </w:pPr>
      <w:r>
        <w:rPr/>
        <w:t>NOTE:</w:t>
        <w:tab/>
        <w:t>This tolerance value was chosen to be as small as possible while ensuring that it does not bounce (dependent on the accuracy of the tracking system)</w:t>
      </w:r>
    </w:p>
    <w:p>
      <w:pPr>
        <w:pStyle w:val="Normal"/>
        <w:rPr/>
      </w:pPr>
      <w:r>
        <w:rPr/>
        <w:t>This object should be designed to latch to zero once the actual value is under the tolerance threshold, so that any small accidental rebound of the rotating arm does not affect the yaw angle fed to the renderer - it artificially remains at exactly 0, which is important to ensure that both rendering chains have exactly the same head rotation when the arm is in its final position (P2). The output from the evaluation environment is captured by the recording audio interface, which therefore includes any latency introduced by playback.</w:t>
      </w:r>
    </w:p>
    <w:p>
      <w:pPr>
        <w:pStyle w:val="Heading4"/>
        <w:ind w:left="1418" w:hanging="1418"/>
        <w:rPr/>
      </w:pPr>
      <w:bookmarkStart w:id="45" w:name="__RefHeading___Toc532295047"/>
      <w:bookmarkEnd w:id="45"/>
      <w:r>
        <w:rPr/>
        <w:t>4.2.3.5</w:t>
        <w:tab/>
        <w:t>Data acquisition</w:t>
      </w:r>
    </w:p>
    <w:p>
      <w:pPr>
        <w:pStyle w:val="Normal"/>
        <w:rPr/>
      </w:pPr>
      <w:r>
        <w:rPr/>
        <w:t>A test run begins by starting to record on the recording audio interface. The rotating arm is set to Position 1, then the audio processing set running and starts feeding the input source to both renderer instances. A microphone is positioned near the contact point at the table. This mono room microphone will be recorded synchronously with the output from the evaluation environment, with its purpose being to log the point of contact of the arm with the table, which should be done with a good amount speed and vigour so that the microphone picks up a loud knock at the table. Shortly after this (one or two seconds for example), with the test run now complete, playback and recording can be stopped.</w:t>
      </w:r>
    </w:p>
    <w:p>
      <w:pPr>
        <w:pStyle w:val="Normal"/>
        <w:rPr/>
      </w:pPr>
      <w:r>
        <w:rPr/>
        <w:t>Some milliseconds after the collision, the latest yaw value detected by the tracking system will have been passed into the evaluation environment (t</w:t>
      </w:r>
      <w:r>
        <w:rPr>
          <w:vertAlign w:val="subscript"/>
        </w:rPr>
        <w:t>Tracking</w:t>
      </w:r>
      <w:r>
        <w:rPr/>
        <w:t>). With the target yaw value now reached (latched to zero in Max), both rendering chains will have the identical values of head rotation and therefore, after some further short delay, the output of both renderer instances will be identical.</w:t>
      </w:r>
    </w:p>
    <w:p>
      <w:pPr>
        <w:pStyle w:val="Heading4"/>
        <w:ind w:left="1418" w:hanging="1418"/>
        <w:rPr/>
      </w:pPr>
      <w:bookmarkStart w:id="46" w:name="__RefHeading___Toc532295048"/>
      <w:bookmarkEnd w:id="46"/>
      <w:r>
        <w:rPr/>
        <w:t>4.2.3.6</w:t>
        <w:tab/>
        <w:t>Data Analysis</w:t>
      </w:r>
    </w:p>
    <w:p>
      <w:pPr>
        <w:pStyle w:val="Normal"/>
        <w:rPr/>
      </w:pPr>
      <w:r>
        <w:rPr/>
        <w:t>The overall motion-to-sound latency (tM2S) is taken as the time from the moment of collision until the point at which the two output signals are identical.</w:t>
      </w:r>
    </w:p>
    <w:p>
      <w:pPr>
        <w:pStyle w:val="Normal"/>
        <w:rPr/>
      </w:pPr>
      <w:r>
        <w:rPr/>
        <w:t>To easily visually inspect when this point occurs, one output channel of one signal chain (e.g. RC1-left) is subtracted from the same output channel of the complementary signal chain (RC2-left).</w:t>
      </w:r>
    </w:p>
    <w:p>
      <w:pPr>
        <w:pStyle w:val="NO"/>
        <w:rPr/>
      </w:pPr>
      <w:r>
        <w:rPr/>
        <w:t>NOTE 1:</w:t>
        <w:tab/>
        <w:t xml:space="preserve">This could be done manually in audio editor software after processing, but this would require recording at least three channels synchronously (one from each renderer chain, and one of the room microphone). Instead, the subtraction of signals can be done within Max/MSP, meaning only the output of this operation (one channel) and the room microphone can conveniently be recorded with a stereo audio interface. In addition to the stereo WAVE file recorded by a separate audio application, the Max/MSP application also writes to a separate mono WAVE file once it detects that it is in the final tolerated yaw position (latched on). This mono WAVE contains only the subtracted signals as described above, from which the tMspProc time can also be measured. </w:t>
      </w:r>
    </w:p>
    <w:p>
      <w:pPr>
        <w:pStyle w:val="Normal"/>
        <w:rPr/>
      </w:pPr>
      <w:r>
        <w:rPr/>
        <w:t>Evaluation is performed offline in audio editor software. The tMspProc time is measured from the start of the file until the point at which consecutive zero samples begin. This value encompasses any motion-to-sound latency caused by the tested renderer chain as well as any other latency caused by Virtual Studio Technology (VST) plugin framework buffering. The tMspProc time shall be measured from the audio frame boundary at which the latched-on yaw value is activated and applied within that audio frame.</w:t>
      </w:r>
    </w:p>
    <w:p>
      <w:pPr>
        <w:pStyle w:val="NO"/>
        <w:rPr/>
      </w:pPr>
      <w:r>
        <w:rPr/>
        <w:t>NOTE 2:</w:t>
        <w:tab/>
        <w:t>Since the yaw rotation update rate of the tracker is typically in the range of a few milliseconds, there is a framing mismatch when compared to the audio framing, but this mismatch will not be incorporated in the tMspProc value but rather only in the tM2S measurement.</w:t>
      </w:r>
    </w:p>
    <w:p>
      <w:pPr>
        <w:pStyle w:val="Normal"/>
        <w:rPr/>
      </w:pPr>
      <w:r>
        <w:rPr/>
        <w:t xml:space="preserve">An example measurement of the tMspProc is displayed in Figure 4. For tM2S this is measured by selecting the duration between the visible collision peak in the microphone channel and the point at which the other channel reduces to silence. Figure 5 shows an example measurement for the motion-to-sound latency. </w:t>
      </w:r>
    </w:p>
    <w:p>
      <w:pPr>
        <w:pStyle w:val="TH"/>
        <w:rPr/>
      </w:pPr>
      <w:r>
        <w:rPr/>
        <w:object w:dxaOrig="7392" w:dyaOrig="6816">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369.6pt;height:340.8pt" filled="f" o:ole="">
            <v:imagedata r:id="rId35" o:title=""/>
          </v:shape>
          <o:OLEObject Type="Embed" ProgID="" ShapeID="ole_rId34" DrawAspect="Content" ObjectID="_16926807" r:id="rId34"/>
        </w:object>
      </w:r>
    </w:p>
    <w:p>
      <w:pPr>
        <w:pStyle w:val="TF"/>
        <w:rPr/>
      </w:pPr>
      <w:r>
        <w:rPr/>
        <w:t xml:space="preserve">Figure 4: tMspProc latency measurement </w:t>
      </w:r>
    </w:p>
    <w:p>
      <w:pPr>
        <w:pStyle w:val="TH"/>
        <w:rPr/>
      </w:pPr>
      <w:r>
        <w:rPr/>
        <w:object w:dxaOrig="6600" w:dyaOrig="666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330pt;height:333pt" filled="f" o:ole="">
            <v:imagedata r:id="rId37" o:title=""/>
          </v:shape>
          <o:OLEObject Type="Embed" ProgID="" ShapeID="ole_rId36" DrawAspect="Content" ObjectID="_694640580" r:id="rId36"/>
        </w:object>
      </w:r>
    </w:p>
    <w:p>
      <w:pPr>
        <w:pStyle w:val="TF"/>
        <w:rPr/>
      </w:pPr>
      <w:r>
        <w:rPr/>
        <w:t xml:space="preserve">Figure 5: Motion-to-sound (tM2S) latency measurement </w:t>
      </w:r>
    </w:p>
    <w:p>
      <w:pPr>
        <w:pStyle w:val="Normal"/>
        <w:rPr/>
      </w:pPr>
      <w:r>
        <w:rPr/>
        <w:t>In Figure 5 the room recording is on the top, subtracted renderer output is on the bottom. Marked region is the time passed since the arm hits the table (recorded knock) and when the subtracted binaural renderer output reaches silence.</w:t>
      </w:r>
    </w:p>
    <w:p>
      <w:pPr>
        <w:pStyle w:val="NO"/>
        <w:rPr/>
      </w:pPr>
      <w:r>
        <w:rPr/>
        <w:t>NOTE 3:</w:t>
        <w:tab/>
        <w:t>Unlike the tMspProc measurement, the tM2S measurement is taken from signals recorded from hardware audio interfaces, hence it is not possible to look for continuous silence since the resulting file will always contain some noise added by the digital-to-analog and analog-to-digital converters. For this reason, it is important to ensure a high signal-to-noise ratio in the signal provided to audio interfaces, to make it easier to inspect where the cancellation occurs.</w:t>
      </w:r>
      <w:r>
        <w:br w:type="page"/>
      </w:r>
    </w:p>
    <w:p>
      <w:pPr>
        <w:pStyle w:val="Heading8"/>
        <w:ind w:left="0" w:hanging="0"/>
        <w:rPr/>
      </w:pPr>
      <w:bookmarkStart w:id="47" w:name="__RefHeading___Toc532295049"/>
      <w:bookmarkEnd w:id="47"/>
      <w:r>
        <w:rPr/>
        <w:t xml:space="preserve">Annex A (normative): </w:t>
        <w:br/>
        <w:t>Order dependent directions</w:t>
      </w:r>
    </w:p>
    <w:p>
      <w:pPr>
        <w:pStyle w:val="Normal"/>
        <w:rPr/>
      </w:pPr>
      <w:r>
        <w:rPr/>
        <w:t xml:space="preserve">The following tables order-dependent directions </w:t>
      </w:r>
      <w:r>
        <w:fldChar w:fldCharType="begin"/>
      </w:r>
      <w:r>
        <w:rPr>
          <w:position w:val="-10"/>
        </w:rPr>
        <w:instrText xml:space="preserve"> QUOTE _x0001_ </w:instrText>
      </w:r>
      <w:r>
        <w:rPr>
          <w:position w:val="-10"/>
        </w:rPr>
      </w:r>
      <w:r>
        <w:rPr>
          <w:position w:val="-10"/>
        </w:rPr>
        <w:fldChar w:fldCharType="separate"/>
      </w:r>
      <w:r>
        <w:rPr>
          <w:position w:val="-10"/>
        </w:rPr>
      </w:r>
      <w:r>
        <w:rPr>
          <w:position w:val="-10"/>
        </w:rPr>
        <w:drawing>
          <wp:inline distT="0" distB="0" distL="0" distR="0">
            <wp:extent cx="1661160" cy="205740"/>
            <wp:effectExtent l="0" t="0" r="0" b="0"/>
            <wp:docPr id="3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 descr=""/>
                    <pic:cNvPicPr>
                      <a:picLocks noChangeAspect="1" noChangeArrowheads="1"/>
                    </pic:cNvPicPr>
                  </pic:nvPicPr>
                  <pic:blipFill>
                    <a:blip r:embed="rId38"/>
                    <a:srcRect l="-22" t="-175" r="-22" b="-175"/>
                    <a:stretch>
                      <a:fillRect/>
                    </a:stretch>
                  </pic:blipFill>
                  <pic:spPr bwMode="auto">
                    <a:xfrm>
                      <a:off x="0" y="0"/>
                      <a:ext cx="1661160" cy="205740"/>
                    </a:xfrm>
                    <a:prstGeom prst="rect">
                      <a:avLst/>
                    </a:prstGeom>
                  </pic:spPr>
                </pic:pic>
              </a:graphicData>
            </a:graphic>
          </wp:inline>
        </w:drawing>
      </w:r>
      <w:r>
        <w:rPr>
          <w:position w:val="-10"/>
        </w:rPr>
      </w:r>
      <w:r>
        <w:rPr>
          <w:position w:val="-10"/>
        </w:rPr>
        <w:fldChar w:fldCharType="end"/>
      </w:r>
      <w:r>
        <w:rPr/>
        <w:t xml:space="preserve">, where </w:t>
      </w:r>
      <w:r>
        <w:fldChar w:fldCharType="begin"/>
      </w:r>
      <w:r>
        <w:rPr>
          <w:position w:val="-10"/>
        </w:rPr>
        <w:instrText xml:space="preserve"> QUOTE _x0001_ </w:instrText>
      </w:r>
      <w:r>
        <w:rPr>
          <w:position w:val="-10"/>
        </w:rPr>
      </w:r>
      <w:r>
        <w:rPr>
          <w:position w:val="-10"/>
        </w:rPr>
        <w:fldChar w:fldCharType="separate"/>
      </w:r>
      <w:r>
        <w:rPr>
          <w:position w:val="-10"/>
        </w:rPr>
      </w:r>
      <w:r>
        <w:rPr>
          <w:position w:val="-10"/>
        </w:rPr>
        <w:drawing>
          <wp:inline distT="0" distB="0" distL="0" distR="0">
            <wp:extent cx="228600" cy="205740"/>
            <wp:effectExtent l="0" t="0" r="0" b="0"/>
            <wp:docPr id="3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4" descr=""/>
                    <pic:cNvPicPr>
                      <a:picLocks noChangeAspect="1" noChangeArrowheads="1"/>
                    </pic:cNvPicPr>
                  </pic:nvPicPr>
                  <pic:blipFill>
                    <a:blip r:embed="rId39"/>
                    <a:srcRect l="-157" t="-175" r="-157" b="-175"/>
                    <a:stretch>
                      <a:fillRect/>
                    </a:stretch>
                  </pic:blipFill>
                  <pic:spPr bwMode="auto">
                    <a:xfrm>
                      <a:off x="0" y="0"/>
                      <a:ext cx="228600" cy="205740"/>
                    </a:xfrm>
                    <a:prstGeom prst="rect">
                      <a:avLst/>
                    </a:prstGeom>
                  </pic:spPr>
                </pic:pic>
              </a:graphicData>
            </a:graphic>
          </wp:inline>
        </w:drawing>
      </w:r>
      <w:r>
        <w:rPr>
          <w:position w:val="-10"/>
        </w:rPr>
      </w:r>
      <w:r>
        <w:rPr>
          <w:position w:val="-10"/>
        </w:rPr>
        <w:fldChar w:fldCharType="end"/>
      </w:r>
      <w:r>
        <w:rPr/>
        <w:t xml:space="preserve"> and </w:t>
      </w:r>
      <w:r>
        <w:fldChar w:fldCharType="begin"/>
      </w:r>
      <w:r>
        <w:rPr>
          <w:position w:val="-10"/>
        </w:rPr>
        <w:instrText xml:space="preserve"> QUOTE _x0001_ </w:instrText>
      </w:r>
      <w:r>
        <w:rPr>
          <w:position w:val="-10"/>
        </w:rPr>
      </w:r>
      <w:r>
        <w:rPr>
          <w:position w:val="-10"/>
        </w:rPr>
        <w:fldChar w:fldCharType="separate"/>
      </w:r>
      <w:r>
        <w:rPr>
          <w:position w:val="-10"/>
        </w:rPr>
      </w:r>
      <w:r>
        <w:rPr>
          <w:position w:val="-10"/>
        </w:rPr>
        <w:drawing>
          <wp:inline distT="0" distB="0" distL="0" distR="0">
            <wp:extent cx="243840" cy="205740"/>
            <wp:effectExtent l="0" t="0" r="0" b="0"/>
            <wp:docPr id="3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 descr=""/>
                    <pic:cNvPicPr>
                      <a:picLocks noChangeAspect="1" noChangeArrowheads="1"/>
                    </pic:cNvPicPr>
                  </pic:nvPicPr>
                  <pic:blipFill>
                    <a:blip r:embed="rId40"/>
                    <a:srcRect l="-148" t="-175" r="-148" b="-175"/>
                    <a:stretch>
                      <a:fillRect/>
                    </a:stretch>
                  </pic:blipFill>
                  <pic:spPr bwMode="auto">
                    <a:xfrm>
                      <a:off x="0" y="0"/>
                      <a:ext cx="243840" cy="205740"/>
                    </a:xfrm>
                    <a:prstGeom prst="rect">
                      <a:avLst/>
                    </a:prstGeom>
                  </pic:spPr>
                </pic:pic>
              </a:graphicData>
            </a:graphic>
          </wp:inline>
        </w:drawing>
      </w:r>
      <w:r>
        <w:rPr>
          <w:position w:val="-10"/>
        </w:rPr>
      </w:r>
      <w:r>
        <w:rPr>
          <w:position w:val="-10"/>
        </w:rPr>
        <w:fldChar w:fldCharType="end"/>
      </w:r>
      <w:r>
        <w:rPr/>
        <w:t xml:space="preserve"> denote the elevations and azimuths in radians, respectively.</w:t>
      </w:r>
    </w:p>
    <w:p>
      <w:pPr>
        <w:pStyle w:val="TH"/>
        <w:rPr/>
      </w:pPr>
      <w:r>
        <w:rPr/>
      </w:r>
    </w:p>
    <w:tbl>
      <w:tblPr>
        <w:tblW w:w="3395" w:type="dxa"/>
        <w:jc w:val="center"/>
        <w:tblInd w:w="0" w:type="dxa"/>
        <w:tblLayout w:type="fixed"/>
        <w:tblCellMar>
          <w:top w:w="0" w:type="dxa"/>
          <w:left w:w="108" w:type="dxa"/>
          <w:bottom w:w="0" w:type="dxa"/>
          <w:right w:w="108" w:type="dxa"/>
        </w:tblCellMar>
      </w:tblPr>
      <w:tblGrid>
        <w:gridCol w:w="1065"/>
        <w:gridCol w:w="1165"/>
        <w:gridCol w:w="1165"/>
      </w:tblGrid>
      <w:tr>
        <w:trPr>
          <w:tblHeader w:val="true"/>
          <w:trHeight w:val="261" w:hRule="atLeast"/>
        </w:trPr>
        <w:tc>
          <w:tcPr>
            <w:tcW w:w="1065" w:type="dxa"/>
            <w:tcBorders>
              <w:top w:val="single" w:sz="4" w:space="0" w:color="000000"/>
              <w:left w:val="single" w:sz="4" w:space="0" w:color="000000"/>
              <w:bottom w:val="single" w:sz="4" w:space="0" w:color="000000"/>
              <w:right w:val="single" w:sz="4" w:space="0" w:color="000000"/>
            </w:tcBorders>
            <w:vAlign w:val="bottom"/>
          </w:tcPr>
          <w:p>
            <w:pPr>
              <w:pStyle w:val="TAH"/>
              <w:rPr/>
            </w:pPr>
            <w:r>
              <w:rPr/>
              <w:t xml:space="preserve">Index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47625" cy="133350"/>
                  <wp:effectExtent l="0" t="0" r="0" b="0"/>
                  <wp:docPr id="3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6" descr=""/>
                          <pic:cNvPicPr>
                            <a:picLocks noChangeAspect="1" noChangeArrowheads="1"/>
                          </pic:cNvPicPr>
                        </pic:nvPicPr>
                        <pic:blipFill>
                          <a:blip r:embed="rId41"/>
                          <a:srcRect l="-758" t="-270" r="-758" b="-270"/>
                          <a:stretch>
                            <a:fillRect/>
                          </a:stretch>
                        </pic:blipFill>
                        <pic:spPr bwMode="auto">
                          <a:xfrm>
                            <a:off x="0" y="0"/>
                            <a:ext cx="47625" cy="133350"/>
                          </a:xfrm>
                          <a:prstGeom prst="rect">
                            <a:avLst/>
                          </a:prstGeom>
                        </pic:spPr>
                      </pic:pic>
                    </a:graphicData>
                  </a:graphic>
                </wp:inline>
              </w:drawing>
            </w:r>
            <w:r>
              <w:rPr>
                <w:position w:val="-5"/>
              </w:rPr>
            </w:r>
            <w:r>
              <w:rPr>
                <w:position w:val="-5"/>
              </w:rPr>
              <w:fldChar w:fldCharType="end"/>
            </w:r>
          </w:p>
        </w:tc>
        <w:tc>
          <w:tcPr>
            <w:tcW w:w="1165" w:type="dxa"/>
            <w:tcBorders>
              <w:top w:val="single" w:sz="4" w:space="0" w:color="000000"/>
              <w:left w:val="single" w:sz="4" w:space="0" w:color="000000"/>
              <w:bottom w:val="single" w:sz="4" w:space="0" w:color="000000"/>
              <w:right w:val="single" w:sz="4" w:space="0" w:color="000000"/>
            </w:tcBorders>
            <w:vAlign w:val="bottom"/>
          </w:tcPr>
          <w:p>
            <w:pPr>
              <w:pStyle w:val="TAH"/>
              <w:rPr/>
            </w:pPr>
            <w:r>
              <w:rPr/>
              <w:drawing>
                <wp:inline distT="0" distB="0" distL="0" distR="0">
                  <wp:extent cx="314325" cy="190500"/>
                  <wp:effectExtent l="0" t="0" r="0" b="0"/>
                  <wp:docPr id="4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 descr=""/>
                          <pic:cNvPicPr>
                            <a:picLocks noChangeAspect="1" noChangeArrowheads="1"/>
                          </pic:cNvPicPr>
                        </pic:nvPicPr>
                        <pic:blipFill>
                          <a:blip r:embed="rId42"/>
                          <a:srcRect l="-115" t="-189" r="-115" b="-189"/>
                          <a:stretch>
                            <a:fillRect/>
                          </a:stretch>
                        </pic:blipFill>
                        <pic:spPr bwMode="auto">
                          <a:xfrm>
                            <a:off x="0" y="0"/>
                            <a:ext cx="314325" cy="190500"/>
                          </a:xfrm>
                          <a:prstGeom prst="rect">
                            <a:avLst/>
                          </a:prstGeom>
                        </pic:spPr>
                      </pic:pic>
                    </a:graphicData>
                  </a:graphic>
                </wp:inline>
              </w:drawing>
            </w:r>
          </w:p>
        </w:tc>
        <w:tc>
          <w:tcPr>
            <w:tcW w:w="1165" w:type="dxa"/>
            <w:tcBorders>
              <w:top w:val="single" w:sz="4" w:space="0" w:color="000000"/>
              <w:left w:val="single" w:sz="4" w:space="0" w:color="000000"/>
              <w:bottom w:val="single" w:sz="4" w:space="0" w:color="000000"/>
              <w:right w:val="single" w:sz="4" w:space="0" w:color="000000"/>
            </w:tcBorders>
            <w:vAlign w:val="bottom"/>
          </w:tcPr>
          <w:p>
            <w:pPr>
              <w:pStyle w:val="TAH"/>
              <w:rPr/>
            </w:pPr>
            <w:r>
              <w:rPr/>
              <w:drawing>
                <wp:inline distT="0" distB="0" distL="0" distR="0">
                  <wp:extent cx="333375" cy="190500"/>
                  <wp:effectExtent l="0" t="0" r="0" b="0"/>
                  <wp:docPr id="4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8" descr=""/>
                          <pic:cNvPicPr>
                            <a:picLocks noChangeAspect="1" noChangeArrowheads="1"/>
                          </pic:cNvPicPr>
                        </pic:nvPicPr>
                        <pic:blipFill>
                          <a:blip r:embed="rId43"/>
                          <a:srcRect l="-108" t="-189" r="-108" b="-189"/>
                          <a:stretch>
                            <a:fillRect/>
                          </a:stretch>
                        </pic:blipFill>
                        <pic:spPr bwMode="auto">
                          <a:xfrm>
                            <a:off x="0" y="0"/>
                            <a:ext cx="333375" cy="190500"/>
                          </a:xfrm>
                          <a:prstGeom prst="rect">
                            <a:avLst/>
                          </a:prstGeom>
                        </pic:spPr>
                      </pic:pic>
                    </a:graphicData>
                  </a:graphic>
                </wp:inline>
              </w:drawing>
            </w:r>
          </w:p>
        </w:tc>
      </w:tr>
      <w:tr>
        <w:trPr>
          <w:trHeight w:val="261" w:hRule="atLeast"/>
        </w:trPr>
        <w:tc>
          <w:tcPr>
            <w:tcW w:w="1065" w:type="dxa"/>
            <w:tcBorders>
              <w:left w:val="single" w:sz="4" w:space="0" w:color="000000"/>
              <w:right w:val="single" w:sz="4" w:space="0" w:color="000000"/>
            </w:tcBorders>
            <w:vAlign w:val="bottom"/>
          </w:tcPr>
          <w:p>
            <w:pPr>
              <w:pStyle w:val="TAC"/>
              <w:rPr/>
            </w:pPr>
            <w:r>
              <w:rPr/>
              <w:t>1</w:t>
            </w:r>
          </w:p>
        </w:tc>
        <w:tc>
          <w:tcPr>
            <w:tcW w:w="1165" w:type="dxa"/>
            <w:tcBorders>
              <w:left w:val="single" w:sz="4" w:space="0" w:color="000000"/>
              <w:right w:val="single" w:sz="4" w:space="0" w:color="000000"/>
            </w:tcBorders>
            <w:vAlign w:val="bottom"/>
          </w:tcPr>
          <w:p>
            <w:pPr>
              <w:pStyle w:val="TAC"/>
              <w:rPr>
                <w:color w:val="000000"/>
              </w:rPr>
            </w:pPr>
            <w:r>
              <w:rPr>
                <w:color w:val="000000"/>
              </w:rPr>
              <w:t>1.570796</w:t>
            </w:r>
          </w:p>
        </w:tc>
        <w:tc>
          <w:tcPr>
            <w:tcW w:w="1165" w:type="dxa"/>
            <w:tcBorders>
              <w:left w:val="single" w:sz="4" w:space="0" w:color="000000"/>
              <w:right w:val="single" w:sz="4" w:space="0" w:color="000000"/>
            </w:tcBorders>
            <w:vAlign w:val="bottom"/>
          </w:tcPr>
          <w:p>
            <w:pPr>
              <w:pStyle w:val="TAC"/>
              <w:rPr/>
            </w:pPr>
            <w:r>
              <w:rPr/>
              <w:t>0</w:t>
            </w:r>
          </w:p>
        </w:tc>
      </w:tr>
      <w:tr>
        <w:trPr>
          <w:trHeight w:val="261" w:hRule="atLeast"/>
        </w:trPr>
        <w:tc>
          <w:tcPr>
            <w:tcW w:w="1065" w:type="dxa"/>
            <w:tcBorders>
              <w:left w:val="single" w:sz="4" w:space="0" w:color="000000"/>
              <w:right w:val="single" w:sz="4" w:space="0" w:color="000000"/>
            </w:tcBorders>
            <w:vAlign w:val="bottom"/>
          </w:tcPr>
          <w:p>
            <w:pPr>
              <w:pStyle w:val="TAC"/>
              <w:rPr/>
            </w:pPr>
            <w:r>
              <w:rPr/>
              <w:t>2</w:t>
            </w:r>
          </w:p>
        </w:tc>
        <w:tc>
          <w:tcPr>
            <w:tcW w:w="1165" w:type="dxa"/>
            <w:tcBorders>
              <w:left w:val="single" w:sz="4" w:space="0" w:color="000000"/>
              <w:right w:val="single" w:sz="4" w:space="0" w:color="000000"/>
            </w:tcBorders>
            <w:vAlign w:val="bottom"/>
          </w:tcPr>
          <w:p>
            <w:pPr>
              <w:pStyle w:val="TAC"/>
              <w:rPr>
                <w:color w:val="000000"/>
              </w:rPr>
            </w:pPr>
            <w:r>
              <w:rPr>
                <w:color w:val="000000"/>
              </w:rPr>
              <w:t>-0.339837</w:t>
            </w:r>
          </w:p>
        </w:tc>
        <w:tc>
          <w:tcPr>
            <w:tcW w:w="1165" w:type="dxa"/>
            <w:tcBorders>
              <w:left w:val="single" w:sz="4" w:space="0" w:color="000000"/>
              <w:right w:val="single" w:sz="4" w:space="0" w:color="000000"/>
            </w:tcBorders>
            <w:vAlign w:val="bottom"/>
          </w:tcPr>
          <w:p>
            <w:pPr>
              <w:pStyle w:val="TAC"/>
              <w:rPr/>
            </w:pPr>
            <w:r>
              <w:rPr/>
              <w:t>0</w:t>
            </w:r>
          </w:p>
        </w:tc>
      </w:tr>
      <w:tr>
        <w:trPr>
          <w:trHeight w:val="261" w:hRule="atLeast"/>
        </w:trPr>
        <w:tc>
          <w:tcPr>
            <w:tcW w:w="1065" w:type="dxa"/>
            <w:tcBorders>
              <w:left w:val="single" w:sz="4" w:space="0" w:color="000000"/>
              <w:right w:val="single" w:sz="4" w:space="0" w:color="000000"/>
            </w:tcBorders>
            <w:vAlign w:val="bottom"/>
          </w:tcPr>
          <w:p>
            <w:pPr>
              <w:pStyle w:val="TAC"/>
              <w:rPr/>
            </w:pPr>
            <w:r>
              <w:rPr/>
              <w:t>3</w:t>
            </w:r>
          </w:p>
        </w:tc>
        <w:tc>
          <w:tcPr>
            <w:tcW w:w="1165" w:type="dxa"/>
            <w:tcBorders>
              <w:left w:val="single" w:sz="4" w:space="0" w:color="000000"/>
              <w:right w:val="single" w:sz="4" w:space="0" w:color="000000"/>
            </w:tcBorders>
            <w:vAlign w:val="bottom"/>
          </w:tcPr>
          <w:p>
            <w:pPr>
              <w:pStyle w:val="TAC"/>
              <w:rPr/>
            </w:pPr>
            <w:r>
              <w:rPr>
                <w:color w:val="000000"/>
              </w:rPr>
              <w:t>-0.339837</w:t>
            </w:r>
          </w:p>
        </w:tc>
        <w:tc>
          <w:tcPr>
            <w:tcW w:w="1165" w:type="dxa"/>
            <w:tcBorders>
              <w:left w:val="single" w:sz="4" w:space="0" w:color="000000"/>
              <w:right w:val="single" w:sz="4" w:space="0" w:color="000000"/>
            </w:tcBorders>
            <w:vAlign w:val="bottom"/>
          </w:tcPr>
          <w:p>
            <w:pPr>
              <w:pStyle w:val="TAC"/>
              <w:rPr/>
            </w:pPr>
            <w:r>
              <w:rPr/>
              <w:t>2.094395</w:t>
            </w:r>
          </w:p>
        </w:tc>
      </w:tr>
      <w:tr>
        <w:trPr>
          <w:trHeight w:val="261" w:hRule="atLeast"/>
        </w:trPr>
        <w:tc>
          <w:tcPr>
            <w:tcW w:w="1065" w:type="dxa"/>
            <w:tcBorders>
              <w:left w:val="single" w:sz="4" w:space="0" w:color="000000"/>
              <w:bottom w:val="single" w:sz="4" w:space="0" w:color="000000"/>
              <w:right w:val="single" w:sz="4" w:space="0" w:color="000000"/>
            </w:tcBorders>
            <w:vAlign w:val="bottom"/>
          </w:tcPr>
          <w:p>
            <w:pPr>
              <w:pStyle w:val="TAC"/>
              <w:rPr/>
            </w:pPr>
            <w:r>
              <w:rPr/>
              <w:t>4</w:t>
            </w:r>
          </w:p>
        </w:tc>
        <w:tc>
          <w:tcPr>
            <w:tcW w:w="1165" w:type="dxa"/>
            <w:tcBorders>
              <w:left w:val="single" w:sz="4" w:space="0" w:color="000000"/>
              <w:bottom w:val="single" w:sz="4" w:space="0" w:color="000000"/>
              <w:right w:val="single" w:sz="4" w:space="0" w:color="000000"/>
            </w:tcBorders>
            <w:vAlign w:val="bottom"/>
          </w:tcPr>
          <w:p>
            <w:pPr>
              <w:pStyle w:val="TAC"/>
              <w:rPr>
                <w:color w:val="000000"/>
              </w:rPr>
            </w:pPr>
            <w:r>
              <w:rPr>
                <w:color w:val="000000"/>
              </w:rPr>
              <w:t>-0.339837</w:t>
            </w:r>
          </w:p>
        </w:tc>
        <w:tc>
          <w:tcPr>
            <w:tcW w:w="1165" w:type="dxa"/>
            <w:tcBorders>
              <w:left w:val="single" w:sz="4" w:space="0" w:color="000000"/>
              <w:bottom w:val="single" w:sz="4" w:space="0" w:color="000000"/>
              <w:right w:val="single" w:sz="4" w:space="0" w:color="000000"/>
            </w:tcBorders>
            <w:vAlign w:val="bottom"/>
          </w:tcPr>
          <w:p>
            <w:pPr>
              <w:pStyle w:val="TAC"/>
              <w:rPr/>
            </w:pPr>
            <w:r>
              <w:rPr/>
              <w:t>-2.0944</w:t>
            </w:r>
          </w:p>
        </w:tc>
      </w:tr>
    </w:tbl>
    <w:p>
      <w:pPr>
        <w:pStyle w:val="TH"/>
        <w:rPr/>
      </w:pPr>
      <w:r>
        <w:rPr/>
      </w:r>
    </w:p>
    <w:tbl>
      <w:tblPr>
        <w:tblW w:w="3397" w:type="dxa"/>
        <w:jc w:val="center"/>
        <w:tblInd w:w="0" w:type="dxa"/>
        <w:tblLayout w:type="fixed"/>
        <w:tblCellMar>
          <w:top w:w="0" w:type="dxa"/>
          <w:left w:w="108" w:type="dxa"/>
          <w:bottom w:w="0" w:type="dxa"/>
          <w:right w:w="108" w:type="dxa"/>
        </w:tblCellMar>
      </w:tblPr>
      <w:tblGrid>
        <w:gridCol w:w="1159"/>
        <w:gridCol w:w="1134"/>
        <w:gridCol w:w="1104"/>
      </w:tblGrid>
      <w:tr>
        <w:trPr>
          <w:tblHeader w:val="true"/>
          <w:trHeight w:val="408" w:hRule="atLeast"/>
        </w:trPr>
        <w:tc>
          <w:tcPr>
            <w:tcW w:w="1159" w:type="dxa"/>
            <w:tcBorders>
              <w:top w:val="single" w:sz="4" w:space="0" w:color="000000"/>
              <w:left w:val="single" w:sz="4" w:space="0" w:color="000000"/>
              <w:bottom w:val="single" w:sz="4" w:space="0" w:color="000000"/>
              <w:right w:val="single" w:sz="4" w:space="0" w:color="000000"/>
            </w:tcBorders>
            <w:vAlign w:val="bottom"/>
          </w:tcPr>
          <w:p>
            <w:pPr>
              <w:pStyle w:val="TAH"/>
              <w:rPr/>
            </w:pPr>
            <w:r>
              <w:rPr/>
              <w:t xml:space="preserve">Index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47625" cy="133350"/>
                  <wp:effectExtent l="0" t="0" r="0" b="0"/>
                  <wp:docPr id="4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 descr=""/>
                          <pic:cNvPicPr>
                            <a:picLocks noChangeAspect="1" noChangeArrowheads="1"/>
                          </pic:cNvPicPr>
                        </pic:nvPicPr>
                        <pic:blipFill>
                          <a:blip r:embed="rId44"/>
                          <a:srcRect l="-758" t="-270" r="-758" b="-270"/>
                          <a:stretch>
                            <a:fillRect/>
                          </a:stretch>
                        </pic:blipFill>
                        <pic:spPr bwMode="auto">
                          <a:xfrm>
                            <a:off x="0" y="0"/>
                            <a:ext cx="47625" cy="133350"/>
                          </a:xfrm>
                          <a:prstGeom prst="rect">
                            <a:avLst/>
                          </a:prstGeom>
                        </pic:spPr>
                      </pic:pic>
                    </a:graphicData>
                  </a:graphic>
                </wp:inline>
              </w:drawing>
            </w:r>
            <w:r>
              <w:rPr>
                <w:position w:val="-5"/>
              </w:rPr>
            </w:r>
            <w:r>
              <w:rPr>
                <w:position w:val="-5"/>
              </w:rPr>
              <w:fldChar w:fldCharType="end"/>
            </w:r>
          </w:p>
        </w:tc>
        <w:tc>
          <w:tcPr>
            <w:tcW w:w="1134" w:type="dxa"/>
            <w:tcBorders>
              <w:top w:val="single" w:sz="4" w:space="0" w:color="000000"/>
              <w:left w:val="single" w:sz="4" w:space="0" w:color="000000"/>
              <w:bottom w:val="single" w:sz="4" w:space="0" w:color="000000"/>
              <w:right w:val="single" w:sz="4" w:space="0" w:color="000000"/>
            </w:tcBorders>
            <w:vAlign w:val="bottom"/>
          </w:tcPr>
          <w:p>
            <w:pPr>
              <w:pStyle w:val="TAH"/>
              <w:rPr/>
            </w:pPr>
            <w:r>
              <w:rPr/>
              <w:drawing>
                <wp:inline distT="0" distB="0" distL="0" distR="0">
                  <wp:extent cx="314325" cy="190500"/>
                  <wp:effectExtent l="0" t="0" r="0" b="0"/>
                  <wp:docPr id="4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0" descr=""/>
                          <pic:cNvPicPr>
                            <a:picLocks noChangeAspect="1" noChangeArrowheads="1"/>
                          </pic:cNvPicPr>
                        </pic:nvPicPr>
                        <pic:blipFill>
                          <a:blip r:embed="rId45"/>
                          <a:srcRect l="-115" t="-189" r="-115" b="-189"/>
                          <a:stretch>
                            <a:fillRect/>
                          </a:stretch>
                        </pic:blipFill>
                        <pic:spPr bwMode="auto">
                          <a:xfrm>
                            <a:off x="0" y="0"/>
                            <a:ext cx="314325" cy="190500"/>
                          </a:xfrm>
                          <a:prstGeom prst="rect">
                            <a:avLst/>
                          </a:prstGeom>
                        </pic:spPr>
                      </pic:pic>
                    </a:graphicData>
                  </a:graphic>
                </wp:inline>
              </w:drawing>
            </w:r>
          </w:p>
        </w:tc>
        <w:tc>
          <w:tcPr>
            <w:tcW w:w="1104" w:type="dxa"/>
            <w:tcBorders>
              <w:top w:val="single" w:sz="4" w:space="0" w:color="000000"/>
              <w:left w:val="single" w:sz="4" w:space="0" w:color="000000"/>
              <w:bottom w:val="single" w:sz="4" w:space="0" w:color="000000"/>
              <w:right w:val="single" w:sz="4" w:space="0" w:color="000000"/>
            </w:tcBorders>
            <w:vAlign w:val="bottom"/>
          </w:tcPr>
          <w:p>
            <w:pPr>
              <w:pStyle w:val="TAH"/>
              <w:rPr/>
            </w:pPr>
            <w:r>
              <w:rPr/>
              <w:drawing>
                <wp:inline distT="0" distB="0" distL="0" distR="0">
                  <wp:extent cx="333375" cy="190500"/>
                  <wp:effectExtent l="0" t="0" r="0" b="0"/>
                  <wp:docPr id="4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 descr=""/>
                          <pic:cNvPicPr>
                            <a:picLocks noChangeAspect="1" noChangeArrowheads="1"/>
                          </pic:cNvPicPr>
                        </pic:nvPicPr>
                        <pic:blipFill>
                          <a:blip r:embed="rId46"/>
                          <a:srcRect l="-108" t="-189" r="-108" b="-189"/>
                          <a:stretch>
                            <a:fillRect/>
                          </a:stretch>
                        </pic:blipFill>
                        <pic:spPr bwMode="auto">
                          <a:xfrm>
                            <a:off x="0" y="0"/>
                            <a:ext cx="333375" cy="190500"/>
                          </a:xfrm>
                          <a:prstGeom prst="rect">
                            <a:avLst/>
                          </a:prstGeom>
                        </pic:spPr>
                      </pic:pic>
                    </a:graphicData>
                  </a:graphic>
                </wp:inline>
              </w:drawing>
            </w:r>
          </w:p>
        </w:tc>
      </w:tr>
      <w:tr>
        <w:trPr>
          <w:trHeight w:val="261" w:hRule="atLeast"/>
        </w:trPr>
        <w:tc>
          <w:tcPr>
            <w:tcW w:w="1159" w:type="dxa"/>
            <w:tcBorders>
              <w:left w:val="single" w:sz="4" w:space="0" w:color="000000"/>
              <w:right w:val="single" w:sz="4" w:space="0" w:color="000000"/>
            </w:tcBorders>
            <w:vAlign w:val="bottom"/>
          </w:tcPr>
          <w:p>
            <w:pPr>
              <w:pStyle w:val="TAC"/>
              <w:rPr>
                <w:color w:val="000000"/>
              </w:rPr>
            </w:pPr>
            <w:r>
              <w:rPr>
                <w:color w:val="000000"/>
              </w:rPr>
              <w:t>1</w:t>
            </w:r>
          </w:p>
        </w:tc>
        <w:tc>
          <w:tcPr>
            <w:tcW w:w="1134" w:type="dxa"/>
            <w:tcBorders>
              <w:left w:val="single" w:sz="4" w:space="0" w:color="000000"/>
              <w:right w:val="single" w:sz="4" w:space="0" w:color="000000"/>
            </w:tcBorders>
            <w:vAlign w:val="bottom"/>
          </w:tcPr>
          <w:p>
            <w:pPr>
              <w:pStyle w:val="TAC"/>
              <w:rPr>
                <w:color w:val="000000"/>
              </w:rPr>
            </w:pPr>
            <w:r>
              <w:rPr>
                <w:color w:val="000000"/>
              </w:rPr>
              <w:t>1.570796</w:t>
            </w:r>
          </w:p>
        </w:tc>
        <w:tc>
          <w:tcPr>
            <w:tcW w:w="1104" w:type="dxa"/>
            <w:tcBorders>
              <w:left w:val="single" w:sz="4" w:space="0" w:color="000000"/>
              <w:right w:val="single" w:sz="4" w:space="0" w:color="000000"/>
            </w:tcBorders>
            <w:vAlign w:val="bottom"/>
          </w:tcPr>
          <w:p>
            <w:pPr>
              <w:pStyle w:val="TAC"/>
              <w:rPr>
                <w:color w:val="000000"/>
              </w:rPr>
            </w:pPr>
            <w:r>
              <w:rPr>
                <w:color w:val="000000"/>
              </w:rPr>
              <w:t>0</w:t>
            </w:r>
          </w:p>
        </w:tc>
      </w:tr>
      <w:tr>
        <w:trPr>
          <w:trHeight w:val="261" w:hRule="atLeast"/>
        </w:trPr>
        <w:tc>
          <w:tcPr>
            <w:tcW w:w="1159" w:type="dxa"/>
            <w:tcBorders>
              <w:left w:val="single" w:sz="4" w:space="0" w:color="000000"/>
              <w:right w:val="single" w:sz="4" w:space="0" w:color="000000"/>
            </w:tcBorders>
            <w:vAlign w:val="bottom"/>
          </w:tcPr>
          <w:p>
            <w:pPr>
              <w:pStyle w:val="TAC"/>
              <w:rPr>
                <w:color w:val="000000"/>
              </w:rPr>
            </w:pPr>
            <w:r>
              <w:rPr>
                <w:color w:val="000000"/>
              </w:rPr>
              <w:t>2</w:t>
            </w:r>
          </w:p>
        </w:tc>
        <w:tc>
          <w:tcPr>
            <w:tcW w:w="1134" w:type="dxa"/>
            <w:tcBorders>
              <w:left w:val="single" w:sz="4" w:space="0" w:color="000000"/>
              <w:right w:val="single" w:sz="4" w:space="0" w:color="000000"/>
            </w:tcBorders>
            <w:vAlign w:val="bottom"/>
          </w:tcPr>
          <w:p>
            <w:pPr>
              <w:pStyle w:val="TAC"/>
              <w:rPr>
                <w:color w:val="000000"/>
              </w:rPr>
            </w:pPr>
            <w:r>
              <w:rPr>
                <w:color w:val="000000"/>
              </w:rPr>
              <w:t>-0.790277</w:t>
            </w:r>
          </w:p>
        </w:tc>
        <w:tc>
          <w:tcPr>
            <w:tcW w:w="1104" w:type="dxa"/>
            <w:tcBorders>
              <w:left w:val="single" w:sz="4" w:space="0" w:color="000000"/>
              <w:right w:val="single" w:sz="4" w:space="0" w:color="000000"/>
            </w:tcBorders>
            <w:vAlign w:val="bottom"/>
          </w:tcPr>
          <w:p>
            <w:pPr>
              <w:pStyle w:val="TAC"/>
              <w:rPr>
                <w:color w:val="000000"/>
              </w:rPr>
            </w:pPr>
            <w:r>
              <w:rPr>
                <w:color w:val="000000"/>
              </w:rPr>
              <w:t>0</w:t>
            </w:r>
          </w:p>
        </w:tc>
      </w:tr>
      <w:tr>
        <w:trPr>
          <w:trHeight w:val="261" w:hRule="atLeast"/>
        </w:trPr>
        <w:tc>
          <w:tcPr>
            <w:tcW w:w="1159" w:type="dxa"/>
            <w:tcBorders>
              <w:left w:val="single" w:sz="4" w:space="0" w:color="000000"/>
              <w:right w:val="single" w:sz="4" w:space="0" w:color="000000"/>
            </w:tcBorders>
            <w:vAlign w:val="bottom"/>
          </w:tcPr>
          <w:p>
            <w:pPr>
              <w:pStyle w:val="TAC"/>
              <w:rPr>
                <w:color w:val="000000"/>
              </w:rPr>
            </w:pPr>
            <w:r>
              <w:rPr>
                <w:color w:val="000000"/>
              </w:rPr>
              <w:t>3</w:t>
            </w:r>
          </w:p>
        </w:tc>
        <w:tc>
          <w:tcPr>
            <w:tcW w:w="1134" w:type="dxa"/>
            <w:tcBorders>
              <w:left w:val="single" w:sz="4" w:space="0" w:color="000000"/>
              <w:right w:val="single" w:sz="4" w:space="0" w:color="000000"/>
            </w:tcBorders>
            <w:vAlign w:val="bottom"/>
          </w:tcPr>
          <w:p>
            <w:pPr>
              <w:pStyle w:val="TAC"/>
              <w:rPr>
                <w:color w:val="000000"/>
              </w:rPr>
            </w:pPr>
            <w:r>
              <w:rPr>
                <w:color w:val="000000"/>
              </w:rPr>
              <w:t>0.363207</w:t>
            </w:r>
          </w:p>
        </w:tc>
        <w:tc>
          <w:tcPr>
            <w:tcW w:w="1104" w:type="dxa"/>
            <w:tcBorders>
              <w:left w:val="single" w:sz="4" w:space="0" w:color="000000"/>
              <w:right w:val="single" w:sz="4" w:space="0" w:color="000000"/>
            </w:tcBorders>
            <w:vAlign w:val="bottom"/>
          </w:tcPr>
          <w:p>
            <w:pPr>
              <w:pStyle w:val="TAC"/>
              <w:rPr>
                <w:color w:val="000000"/>
              </w:rPr>
            </w:pPr>
            <w:r>
              <w:rPr>
                <w:color w:val="000000"/>
              </w:rPr>
              <w:t>-1.95668</w:t>
            </w:r>
          </w:p>
        </w:tc>
      </w:tr>
      <w:tr>
        <w:trPr>
          <w:trHeight w:val="261" w:hRule="atLeast"/>
        </w:trPr>
        <w:tc>
          <w:tcPr>
            <w:tcW w:w="1159" w:type="dxa"/>
            <w:tcBorders>
              <w:left w:val="single" w:sz="4" w:space="0" w:color="000000"/>
              <w:right w:val="single" w:sz="4" w:space="0" w:color="000000"/>
            </w:tcBorders>
            <w:vAlign w:val="bottom"/>
          </w:tcPr>
          <w:p>
            <w:pPr>
              <w:pStyle w:val="TAC"/>
              <w:rPr>
                <w:color w:val="000000"/>
              </w:rPr>
            </w:pPr>
            <w:r>
              <w:rPr>
                <w:color w:val="000000"/>
              </w:rPr>
              <w:t>4</w:t>
            </w:r>
          </w:p>
        </w:tc>
        <w:tc>
          <w:tcPr>
            <w:tcW w:w="1134" w:type="dxa"/>
            <w:tcBorders>
              <w:left w:val="single" w:sz="4" w:space="0" w:color="000000"/>
              <w:right w:val="single" w:sz="4" w:space="0" w:color="000000"/>
            </w:tcBorders>
            <w:vAlign w:val="bottom"/>
          </w:tcPr>
          <w:p>
            <w:pPr>
              <w:pStyle w:val="TAC"/>
              <w:rPr>
                <w:color w:val="000000"/>
              </w:rPr>
            </w:pPr>
            <w:r>
              <w:rPr>
                <w:color w:val="000000"/>
              </w:rPr>
              <w:t>0.363207</w:t>
            </w:r>
          </w:p>
        </w:tc>
        <w:tc>
          <w:tcPr>
            <w:tcW w:w="1104" w:type="dxa"/>
            <w:tcBorders>
              <w:left w:val="single" w:sz="4" w:space="0" w:color="000000"/>
              <w:right w:val="single" w:sz="4" w:space="0" w:color="000000"/>
            </w:tcBorders>
            <w:vAlign w:val="bottom"/>
          </w:tcPr>
          <w:p>
            <w:pPr>
              <w:pStyle w:val="TAC"/>
              <w:rPr>
                <w:color w:val="000000"/>
              </w:rPr>
            </w:pPr>
            <w:r>
              <w:rPr>
                <w:color w:val="000000"/>
              </w:rPr>
              <w:t>1.956682</w:t>
            </w:r>
          </w:p>
        </w:tc>
      </w:tr>
      <w:tr>
        <w:trPr>
          <w:trHeight w:val="261" w:hRule="atLeast"/>
        </w:trPr>
        <w:tc>
          <w:tcPr>
            <w:tcW w:w="1159" w:type="dxa"/>
            <w:tcBorders>
              <w:left w:val="single" w:sz="4" w:space="0" w:color="000000"/>
              <w:right w:val="single" w:sz="4" w:space="0" w:color="000000"/>
            </w:tcBorders>
            <w:vAlign w:val="bottom"/>
          </w:tcPr>
          <w:p>
            <w:pPr>
              <w:pStyle w:val="TAC"/>
              <w:rPr>
                <w:color w:val="000000"/>
              </w:rPr>
            </w:pPr>
            <w:r>
              <w:rPr>
                <w:color w:val="000000"/>
              </w:rPr>
              <w:t>5</w:t>
            </w:r>
          </w:p>
        </w:tc>
        <w:tc>
          <w:tcPr>
            <w:tcW w:w="1134" w:type="dxa"/>
            <w:tcBorders>
              <w:left w:val="single" w:sz="4" w:space="0" w:color="000000"/>
              <w:right w:val="single" w:sz="4" w:space="0" w:color="000000"/>
            </w:tcBorders>
            <w:vAlign w:val="bottom"/>
          </w:tcPr>
          <w:p>
            <w:pPr>
              <w:pStyle w:val="TAC"/>
              <w:rPr>
                <w:color w:val="000000"/>
              </w:rPr>
            </w:pPr>
            <w:r>
              <w:rPr>
                <w:color w:val="000000"/>
              </w:rPr>
              <w:t>-0.844382</w:t>
            </w:r>
          </w:p>
        </w:tc>
        <w:tc>
          <w:tcPr>
            <w:tcW w:w="1104" w:type="dxa"/>
            <w:tcBorders>
              <w:left w:val="single" w:sz="4" w:space="0" w:color="000000"/>
              <w:right w:val="single" w:sz="4" w:space="0" w:color="000000"/>
            </w:tcBorders>
            <w:vAlign w:val="bottom"/>
          </w:tcPr>
          <w:p>
            <w:pPr>
              <w:pStyle w:val="TAC"/>
              <w:rPr/>
            </w:pPr>
            <w:r>
              <w:rPr>
                <w:color w:val="000000"/>
              </w:rPr>
              <w:t>-1.95668</w:t>
            </w:r>
          </w:p>
        </w:tc>
      </w:tr>
      <w:tr>
        <w:trPr>
          <w:trHeight w:val="261" w:hRule="atLeast"/>
        </w:trPr>
        <w:tc>
          <w:tcPr>
            <w:tcW w:w="1159" w:type="dxa"/>
            <w:tcBorders>
              <w:left w:val="single" w:sz="4" w:space="0" w:color="000000"/>
              <w:right w:val="single" w:sz="4" w:space="0" w:color="000000"/>
            </w:tcBorders>
            <w:vAlign w:val="bottom"/>
          </w:tcPr>
          <w:p>
            <w:pPr>
              <w:pStyle w:val="TAC"/>
              <w:rPr>
                <w:color w:val="000000"/>
              </w:rPr>
            </w:pPr>
            <w:r>
              <w:rPr>
                <w:color w:val="000000"/>
              </w:rPr>
              <w:t>6</w:t>
            </w:r>
          </w:p>
        </w:tc>
        <w:tc>
          <w:tcPr>
            <w:tcW w:w="1134" w:type="dxa"/>
            <w:tcBorders>
              <w:left w:val="single" w:sz="4" w:space="0" w:color="000000"/>
              <w:right w:val="single" w:sz="4" w:space="0" w:color="000000"/>
            </w:tcBorders>
            <w:vAlign w:val="bottom"/>
          </w:tcPr>
          <w:p>
            <w:pPr>
              <w:pStyle w:val="TAC"/>
              <w:rPr>
                <w:color w:val="000000"/>
              </w:rPr>
            </w:pPr>
            <w:r>
              <w:rPr>
                <w:color w:val="000000"/>
              </w:rPr>
              <w:t>0.009757</w:t>
            </w:r>
          </w:p>
        </w:tc>
        <w:tc>
          <w:tcPr>
            <w:tcW w:w="1104" w:type="dxa"/>
            <w:tcBorders>
              <w:left w:val="single" w:sz="4" w:space="0" w:color="000000"/>
              <w:right w:val="single" w:sz="4" w:space="0" w:color="000000"/>
            </w:tcBorders>
            <w:vAlign w:val="bottom"/>
          </w:tcPr>
          <w:p>
            <w:pPr>
              <w:pStyle w:val="TAC"/>
              <w:rPr>
                <w:color w:val="000000"/>
              </w:rPr>
            </w:pPr>
            <w:r>
              <w:rPr>
                <w:color w:val="000000"/>
              </w:rPr>
              <w:t>-3.14159</w:t>
            </w:r>
          </w:p>
        </w:tc>
      </w:tr>
      <w:tr>
        <w:trPr>
          <w:trHeight w:val="261" w:hRule="atLeast"/>
        </w:trPr>
        <w:tc>
          <w:tcPr>
            <w:tcW w:w="1159" w:type="dxa"/>
            <w:tcBorders>
              <w:left w:val="single" w:sz="4" w:space="0" w:color="000000"/>
              <w:right w:val="single" w:sz="4" w:space="0" w:color="000000"/>
            </w:tcBorders>
            <w:vAlign w:val="bottom"/>
          </w:tcPr>
          <w:p>
            <w:pPr>
              <w:pStyle w:val="TAC"/>
              <w:rPr>
                <w:color w:val="000000"/>
              </w:rPr>
            </w:pPr>
            <w:r>
              <w:rPr>
                <w:color w:val="000000"/>
              </w:rPr>
              <w:t>7</w:t>
            </w:r>
          </w:p>
        </w:tc>
        <w:tc>
          <w:tcPr>
            <w:tcW w:w="1134" w:type="dxa"/>
            <w:tcBorders>
              <w:left w:val="single" w:sz="4" w:space="0" w:color="000000"/>
              <w:right w:val="single" w:sz="4" w:space="0" w:color="000000"/>
            </w:tcBorders>
            <w:vAlign w:val="bottom"/>
          </w:tcPr>
          <w:p>
            <w:pPr>
              <w:pStyle w:val="TAC"/>
              <w:rPr>
                <w:color w:val="000000"/>
              </w:rPr>
            </w:pPr>
            <w:r>
              <w:rPr>
                <w:color w:val="000000"/>
              </w:rPr>
              <w:t>-0.844382</w:t>
            </w:r>
          </w:p>
        </w:tc>
        <w:tc>
          <w:tcPr>
            <w:tcW w:w="1104" w:type="dxa"/>
            <w:tcBorders>
              <w:left w:val="single" w:sz="4" w:space="0" w:color="000000"/>
              <w:right w:val="single" w:sz="4" w:space="0" w:color="000000"/>
            </w:tcBorders>
            <w:vAlign w:val="bottom"/>
          </w:tcPr>
          <w:p>
            <w:pPr>
              <w:pStyle w:val="TAC"/>
              <w:rPr>
                <w:color w:val="000000"/>
              </w:rPr>
            </w:pPr>
            <w:r>
              <w:rPr>
                <w:color w:val="000000"/>
              </w:rPr>
              <w:t>1.956681</w:t>
            </w:r>
          </w:p>
        </w:tc>
      </w:tr>
      <w:tr>
        <w:trPr>
          <w:trHeight w:val="261" w:hRule="atLeast"/>
        </w:trPr>
        <w:tc>
          <w:tcPr>
            <w:tcW w:w="1159" w:type="dxa"/>
            <w:tcBorders>
              <w:left w:val="single" w:sz="4" w:space="0" w:color="000000"/>
              <w:right w:val="single" w:sz="4" w:space="0" w:color="000000"/>
            </w:tcBorders>
            <w:vAlign w:val="bottom"/>
          </w:tcPr>
          <w:p>
            <w:pPr>
              <w:pStyle w:val="TAC"/>
              <w:rPr>
                <w:color w:val="000000"/>
              </w:rPr>
            </w:pPr>
            <w:r>
              <w:rPr>
                <w:color w:val="000000"/>
              </w:rPr>
              <w:t>8</w:t>
            </w:r>
          </w:p>
        </w:tc>
        <w:tc>
          <w:tcPr>
            <w:tcW w:w="1134" w:type="dxa"/>
            <w:tcBorders>
              <w:left w:val="single" w:sz="4" w:space="0" w:color="000000"/>
              <w:right w:val="single" w:sz="4" w:space="0" w:color="000000"/>
            </w:tcBorders>
            <w:vAlign w:val="bottom"/>
          </w:tcPr>
          <w:p>
            <w:pPr>
              <w:pStyle w:val="TAC"/>
              <w:rPr>
                <w:color w:val="000000"/>
              </w:rPr>
            </w:pPr>
            <w:r>
              <w:rPr>
                <w:color w:val="000000"/>
              </w:rPr>
              <w:t>0.245128</w:t>
            </w:r>
          </w:p>
        </w:tc>
        <w:tc>
          <w:tcPr>
            <w:tcW w:w="1104" w:type="dxa"/>
            <w:tcBorders>
              <w:left w:val="single" w:sz="4" w:space="0" w:color="000000"/>
              <w:right w:val="single" w:sz="4" w:space="0" w:color="000000"/>
            </w:tcBorders>
            <w:vAlign w:val="bottom"/>
          </w:tcPr>
          <w:p>
            <w:pPr>
              <w:pStyle w:val="TAC"/>
              <w:rPr>
                <w:color w:val="000000"/>
              </w:rPr>
            </w:pPr>
            <w:r>
              <w:rPr>
                <w:color w:val="000000"/>
              </w:rPr>
              <w:t>0.687124</w:t>
            </w:r>
          </w:p>
        </w:tc>
      </w:tr>
      <w:tr>
        <w:trPr>
          <w:trHeight w:val="261" w:hRule="atLeast"/>
        </w:trPr>
        <w:tc>
          <w:tcPr>
            <w:tcW w:w="1159" w:type="dxa"/>
            <w:tcBorders>
              <w:left w:val="single" w:sz="4" w:space="0" w:color="000000"/>
              <w:bottom w:val="single" w:sz="4" w:space="0" w:color="000000"/>
              <w:right w:val="single" w:sz="4" w:space="0" w:color="000000"/>
            </w:tcBorders>
            <w:vAlign w:val="bottom"/>
          </w:tcPr>
          <w:p>
            <w:pPr>
              <w:pStyle w:val="TAC"/>
              <w:rPr>
                <w:color w:val="000000"/>
              </w:rPr>
            </w:pPr>
            <w:r>
              <w:rPr>
                <w:color w:val="000000"/>
              </w:rPr>
              <w:t>9</w:t>
            </w:r>
          </w:p>
        </w:tc>
        <w:tc>
          <w:tcPr>
            <w:tcW w:w="1134" w:type="dxa"/>
            <w:tcBorders>
              <w:left w:val="single" w:sz="4" w:space="0" w:color="000000"/>
              <w:bottom w:val="single" w:sz="4" w:space="0" w:color="000000"/>
              <w:right w:val="single" w:sz="4" w:space="0" w:color="000000"/>
            </w:tcBorders>
            <w:vAlign w:val="bottom"/>
          </w:tcPr>
          <w:p>
            <w:pPr>
              <w:pStyle w:val="TAC"/>
              <w:rPr>
                <w:color w:val="000000"/>
              </w:rPr>
            </w:pPr>
            <w:r>
              <w:rPr>
                <w:color w:val="000000"/>
              </w:rPr>
              <w:t>0.245129</w:t>
            </w:r>
          </w:p>
        </w:tc>
        <w:tc>
          <w:tcPr>
            <w:tcW w:w="1104" w:type="dxa"/>
            <w:tcBorders>
              <w:left w:val="single" w:sz="4" w:space="0" w:color="000000"/>
              <w:bottom w:val="single" w:sz="4" w:space="0" w:color="000000"/>
              <w:right w:val="single" w:sz="4" w:space="0" w:color="000000"/>
            </w:tcBorders>
            <w:vAlign w:val="bottom"/>
          </w:tcPr>
          <w:p>
            <w:pPr>
              <w:pStyle w:val="TAC"/>
              <w:rPr>
                <w:color w:val="000000"/>
              </w:rPr>
            </w:pPr>
            <w:r>
              <w:rPr>
                <w:color w:val="000000"/>
              </w:rPr>
              <w:t>-0.68712</w:t>
            </w:r>
          </w:p>
        </w:tc>
      </w:tr>
    </w:tbl>
    <w:p>
      <w:pPr>
        <w:pStyle w:val="TH"/>
        <w:rPr/>
      </w:pPr>
      <w:r>
        <w:rPr/>
      </w:r>
    </w:p>
    <w:tbl>
      <w:tblPr>
        <w:tblW w:w="3398" w:type="dxa"/>
        <w:jc w:val="center"/>
        <w:tblInd w:w="0" w:type="dxa"/>
        <w:tblLayout w:type="fixed"/>
        <w:tblCellMar>
          <w:top w:w="0" w:type="dxa"/>
          <w:left w:w="108" w:type="dxa"/>
          <w:bottom w:w="0" w:type="dxa"/>
          <w:right w:w="108" w:type="dxa"/>
        </w:tblCellMar>
      </w:tblPr>
      <w:tblGrid>
        <w:gridCol w:w="1129"/>
        <w:gridCol w:w="1134"/>
        <w:gridCol w:w="1135"/>
      </w:tblGrid>
      <w:tr>
        <w:trPr>
          <w:tblHeader w:val="true"/>
          <w:trHeight w:val="258" w:hRule="atLeast"/>
        </w:trPr>
        <w:tc>
          <w:tcPr>
            <w:tcW w:w="1129" w:type="dxa"/>
            <w:tcBorders>
              <w:top w:val="single" w:sz="4" w:space="0" w:color="000000"/>
              <w:left w:val="single" w:sz="4" w:space="0" w:color="000000"/>
              <w:bottom w:val="single" w:sz="4" w:space="0" w:color="000000"/>
              <w:right w:val="single" w:sz="4" w:space="0" w:color="000000"/>
            </w:tcBorders>
            <w:vAlign w:val="bottom"/>
          </w:tcPr>
          <w:p>
            <w:pPr>
              <w:pStyle w:val="TAH"/>
              <w:rPr/>
            </w:pPr>
            <w:r>
              <w:rPr/>
              <w:t xml:space="preserve">Index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47625" cy="133350"/>
                  <wp:effectExtent l="0" t="0" r="0" b="0"/>
                  <wp:docPr id="4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2" descr=""/>
                          <pic:cNvPicPr>
                            <a:picLocks noChangeAspect="1" noChangeArrowheads="1"/>
                          </pic:cNvPicPr>
                        </pic:nvPicPr>
                        <pic:blipFill>
                          <a:blip r:embed="rId47"/>
                          <a:srcRect l="-758" t="-270" r="-758" b="-270"/>
                          <a:stretch>
                            <a:fillRect/>
                          </a:stretch>
                        </pic:blipFill>
                        <pic:spPr bwMode="auto">
                          <a:xfrm>
                            <a:off x="0" y="0"/>
                            <a:ext cx="47625" cy="133350"/>
                          </a:xfrm>
                          <a:prstGeom prst="rect">
                            <a:avLst/>
                          </a:prstGeom>
                        </pic:spPr>
                      </pic:pic>
                    </a:graphicData>
                  </a:graphic>
                </wp:inline>
              </w:drawing>
            </w:r>
            <w:r>
              <w:rPr>
                <w:position w:val="-5"/>
              </w:rPr>
            </w:r>
            <w:r>
              <w:rPr>
                <w:position w:val="-5"/>
              </w:rPr>
              <w:fldChar w:fldCharType="end"/>
            </w:r>
          </w:p>
        </w:tc>
        <w:tc>
          <w:tcPr>
            <w:tcW w:w="1134" w:type="dxa"/>
            <w:tcBorders>
              <w:top w:val="single" w:sz="4" w:space="0" w:color="000000"/>
              <w:left w:val="single" w:sz="4" w:space="0" w:color="000000"/>
              <w:bottom w:val="single" w:sz="4" w:space="0" w:color="000000"/>
              <w:right w:val="single" w:sz="4" w:space="0" w:color="000000"/>
            </w:tcBorders>
            <w:vAlign w:val="bottom"/>
          </w:tcPr>
          <w:p>
            <w:pPr>
              <w:pStyle w:val="TAH"/>
              <w:rPr/>
            </w:pPr>
            <w:r>
              <w:rPr/>
              <w:drawing>
                <wp:inline distT="0" distB="0" distL="0" distR="0">
                  <wp:extent cx="314325" cy="190500"/>
                  <wp:effectExtent l="0" t="0" r="0" b="0"/>
                  <wp:docPr id="4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3" descr=""/>
                          <pic:cNvPicPr>
                            <a:picLocks noChangeAspect="1" noChangeArrowheads="1"/>
                          </pic:cNvPicPr>
                        </pic:nvPicPr>
                        <pic:blipFill>
                          <a:blip r:embed="rId48"/>
                          <a:srcRect l="-115" t="-189" r="-115" b="-189"/>
                          <a:stretch>
                            <a:fillRect/>
                          </a:stretch>
                        </pic:blipFill>
                        <pic:spPr bwMode="auto">
                          <a:xfrm>
                            <a:off x="0" y="0"/>
                            <a:ext cx="314325" cy="190500"/>
                          </a:xfrm>
                          <a:prstGeom prst="rect">
                            <a:avLst/>
                          </a:prstGeom>
                        </pic:spPr>
                      </pic:pic>
                    </a:graphicData>
                  </a:graphic>
                </wp:inline>
              </w:drawing>
            </w:r>
          </w:p>
        </w:tc>
        <w:tc>
          <w:tcPr>
            <w:tcW w:w="1135" w:type="dxa"/>
            <w:tcBorders>
              <w:top w:val="single" w:sz="4" w:space="0" w:color="000000"/>
              <w:left w:val="single" w:sz="4" w:space="0" w:color="000000"/>
              <w:bottom w:val="single" w:sz="4" w:space="0" w:color="000000"/>
              <w:right w:val="single" w:sz="4" w:space="0" w:color="000000"/>
            </w:tcBorders>
            <w:vAlign w:val="bottom"/>
          </w:tcPr>
          <w:p>
            <w:pPr>
              <w:pStyle w:val="TAH"/>
              <w:rPr/>
            </w:pPr>
            <w:r>
              <w:rPr/>
              <w:drawing>
                <wp:inline distT="0" distB="0" distL="0" distR="0">
                  <wp:extent cx="333375" cy="190500"/>
                  <wp:effectExtent l="0" t="0" r="0" b="0"/>
                  <wp:docPr id="4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4" descr=""/>
                          <pic:cNvPicPr>
                            <a:picLocks noChangeAspect="1" noChangeArrowheads="1"/>
                          </pic:cNvPicPr>
                        </pic:nvPicPr>
                        <pic:blipFill>
                          <a:blip r:embed="rId49"/>
                          <a:srcRect l="-108" t="-189" r="-108" b="-189"/>
                          <a:stretch>
                            <a:fillRect/>
                          </a:stretch>
                        </pic:blipFill>
                        <pic:spPr bwMode="auto">
                          <a:xfrm>
                            <a:off x="0" y="0"/>
                            <a:ext cx="333375" cy="190500"/>
                          </a:xfrm>
                          <a:prstGeom prst="rect">
                            <a:avLst/>
                          </a:prstGeom>
                        </pic:spPr>
                      </pic:pic>
                    </a:graphicData>
                  </a:graphic>
                </wp:inline>
              </w:drawing>
            </w:r>
          </w:p>
        </w:tc>
      </w:tr>
      <w:tr>
        <w:trPr>
          <w:trHeight w:val="258" w:hRule="atLeast"/>
        </w:trPr>
        <w:tc>
          <w:tcPr>
            <w:tcW w:w="1129" w:type="dxa"/>
            <w:tcBorders>
              <w:left w:val="single" w:sz="4" w:space="0" w:color="000000"/>
              <w:right w:val="single" w:sz="4" w:space="0" w:color="000000"/>
            </w:tcBorders>
            <w:vAlign w:val="bottom"/>
          </w:tcPr>
          <w:p>
            <w:pPr>
              <w:pStyle w:val="TAC"/>
              <w:rPr/>
            </w:pPr>
            <w:r>
              <w:rPr/>
              <w:t>1</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1.570796</w:t>
            </w:r>
          </w:p>
        </w:tc>
        <w:tc>
          <w:tcPr>
            <w:tcW w:w="1135" w:type="dxa"/>
            <w:tcBorders>
              <w:left w:val="single" w:sz="4" w:space="0" w:color="000000"/>
              <w:right w:val="single" w:sz="4" w:space="0" w:color="000000"/>
            </w:tcBorders>
            <w:vAlign w:val="bottom"/>
          </w:tcPr>
          <w:p>
            <w:pPr>
              <w:pStyle w:val="TAC"/>
              <w:rPr/>
            </w:pPr>
            <w:r>
              <w:rPr/>
              <w:t>0</w:t>
            </w:r>
          </w:p>
        </w:tc>
      </w:tr>
      <w:tr>
        <w:trPr>
          <w:trHeight w:val="258" w:hRule="atLeast"/>
        </w:trPr>
        <w:tc>
          <w:tcPr>
            <w:tcW w:w="1129" w:type="dxa"/>
            <w:tcBorders>
              <w:left w:val="single" w:sz="4" w:space="0" w:color="000000"/>
              <w:right w:val="single" w:sz="4" w:space="0" w:color="000000"/>
            </w:tcBorders>
            <w:vAlign w:val="bottom"/>
          </w:tcPr>
          <w:p>
            <w:pPr>
              <w:pStyle w:val="TAC"/>
              <w:rPr/>
            </w:pPr>
            <w:r>
              <w:rPr/>
              <w:t>2</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0.716698</w:t>
            </w:r>
          </w:p>
        </w:tc>
        <w:tc>
          <w:tcPr>
            <w:tcW w:w="1135" w:type="dxa"/>
            <w:tcBorders>
              <w:left w:val="single" w:sz="4" w:space="0" w:color="000000"/>
              <w:right w:val="single" w:sz="4" w:space="0" w:color="000000"/>
            </w:tcBorders>
            <w:vAlign w:val="bottom"/>
          </w:tcPr>
          <w:p>
            <w:pPr>
              <w:pStyle w:val="TAC"/>
              <w:rPr/>
            </w:pPr>
            <w:r>
              <w:rPr/>
              <w:t>0</w:t>
            </w:r>
          </w:p>
        </w:tc>
      </w:tr>
      <w:tr>
        <w:trPr>
          <w:trHeight w:val="258" w:hRule="atLeast"/>
        </w:trPr>
        <w:tc>
          <w:tcPr>
            <w:tcW w:w="1129" w:type="dxa"/>
            <w:tcBorders>
              <w:left w:val="single" w:sz="4" w:space="0" w:color="000000"/>
              <w:right w:val="single" w:sz="4" w:space="0" w:color="000000"/>
            </w:tcBorders>
            <w:vAlign w:val="bottom"/>
          </w:tcPr>
          <w:p>
            <w:pPr>
              <w:pStyle w:val="TAC"/>
              <w:rPr/>
            </w:pPr>
            <w:r>
              <w:rPr/>
              <w:t>3</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-0.461173</w:t>
            </w:r>
          </w:p>
        </w:tc>
        <w:tc>
          <w:tcPr>
            <w:tcW w:w="1135" w:type="dxa"/>
            <w:tcBorders>
              <w:left w:val="single" w:sz="4" w:space="0" w:color="000000"/>
              <w:right w:val="single" w:sz="4" w:space="0" w:color="000000"/>
            </w:tcBorders>
            <w:vAlign w:val="bottom"/>
          </w:tcPr>
          <w:p>
            <w:pPr>
              <w:pStyle w:val="TAC"/>
              <w:rPr/>
            </w:pPr>
            <w:r>
              <w:rPr/>
              <w:t>1.119907</w:t>
            </w:r>
          </w:p>
        </w:tc>
      </w:tr>
      <w:tr>
        <w:trPr>
          <w:trHeight w:val="258" w:hRule="atLeast"/>
        </w:trPr>
        <w:tc>
          <w:tcPr>
            <w:tcW w:w="1129" w:type="dxa"/>
            <w:tcBorders>
              <w:left w:val="single" w:sz="4" w:space="0" w:color="000000"/>
              <w:right w:val="single" w:sz="4" w:space="0" w:color="000000"/>
            </w:tcBorders>
            <w:vAlign w:val="bottom"/>
          </w:tcPr>
          <w:p>
            <w:pPr>
              <w:pStyle w:val="TAC"/>
              <w:rPr/>
            </w:pPr>
            <w:r>
              <w:rPr/>
              <w:t>4</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-1.034310</w:t>
            </w:r>
          </w:p>
        </w:tc>
        <w:tc>
          <w:tcPr>
            <w:tcW w:w="1135" w:type="dxa"/>
            <w:tcBorders>
              <w:left w:val="single" w:sz="4" w:space="0" w:color="000000"/>
              <w:right w:val="single" w:sz="4" w:space="0" w:color="000000"/>
            </w:tcBorders>
            <w:vAlign w:val="bottom"/>
          </w:tcPr>
          <w:p>
            <w:pPr>
              <w:pStyle w:val="TAC"/>
              <w:rPr/>
            </w:pPr>
            <w:r>
              <w:rPr/>
              <w:t>-0.25283</w:t>
            </w:r>
          </w:p>
        </w:tc>
      </w:tr>
      <w:tr>
        <w:trPr>
          <w:trHeight w:val="258" w:hRule="atLeast"/>
        </w:trPr>
        <w:tc>
          <w:tcPr>
            <w:tcW w:w="1129" w:type="dxa"/>
            <w:tcBorders>
              <w:left w:val="single" w:sz="4" w:space="0" w:color="000000"/>
              <w:right w:val="single" w:sz="4" w:space="0" w:color="000000"/>
            </w:tcBorders>
            <w:vAlign w:val="bottom"/>
          </w:tcPr>
          <w:p>
            <w:pPr>
              <w:pStyle w:val="TAC"/>
              <w:rPr/>
            </w:pPr>
            <w:r>
              <w:rPr/>
              <w:t>5</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0.492174</w:t>
            </w:r>
          </w:p>
        </w:tc>
        <w:tc>
          <w:tcPr>
            <w:tcW w:w="1135" w:type="dxa"/>
            <w:tcBorders>
              <w:left w:val="single" w:sz="4" w:space="0" w:color="000000"/>
              <w:right w:val="single" w:sz="4" w:space="0" w:color="000000"/>
            </w:tcBorders>
            <w:vAlign w:val="bottom"/>
          </w:tcPr>
          <w:p>
            <w:pPr>
              <w:pStyle w:val="TAC"/>
              <w:rPr/>
            </w:pPr>
            <w:r>
              <w:rPr/>
              <w:t>1.155586</w:t>
            </w:r>
          </w:p>
        </w:tc>
      </w:tr>
      <w:tr>
        <w:trPr>
          <w:trHeight w:val="258" w:hRule="atLeast"/>
        </w:trPr>
        <w:tc>
          <w:tcPr>
            <w:tcW w:w="1129" w:type="dxa"/>
            <w:tcBorders>
              <w:left w:val="single" w:sz="4" w:space="0" w:color="000000"/>
              <w:right w:val="single" w:sz="4" w:space="0" w:color="000000"/>
            </w:tcBorders>
            <w:vAlign w:val="bottom"/>
          </w:tcPr>
          <w:p>
            <w:pPr>
              <w:pStyle w:val="TAC"/>
              <w:rPr/>
            </w:pPr>
            <w:r>
              <w:rPr/>
              <w:t>6</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-0.165812</w:t>
            </w:r>
          </w:p>
        </w:tc>
        <w:tc>
          <w:tcPr>
            <w:tcW w:w="1135" w:type="dxa"/>
            <w:tcBorders>
              <w:left w:val="single" w:sz="4" w:space="0" w:color="000000"/>
              <w:right w:val="single" w:sz="4" w:space="0" w:color="000000"/>
            </w:tcBorders>
            <w:vAlign w:val="bottom"/>
          </w:tcPr>
          <w:p>
            <w:pPr>
              <w:pStyle w:val="TAC"/>
              <w:rPr/>
            </w:pPr>
            <w:r>
              <w:rPr/>
              <w:t>2.040481</w:t>
            </w:r>
          </w:p>
        </w:tc>
      </w:tr>
      <w:tr>
        <w:trPr>
          <w:trHeight w:val="258" w:hRule="atLeast"/>
        </w:trPr>
        <w:tc>
          <w:tcPr>
            <w:tcW w:w="1129" w:type="dxa"/>
            <w:tcBorders>
              <w:left w:val="single" w:sz="4" w:space="0" w:color="000000"/>
              <w:right w:val="single" w:sz="4" w:space="0" w:color="000000"/>
            </w:tcBorders>
            <w:vAlign w:val="bottom"/>
          </w:tcPr>
          <w:p>
            <w:pPr>
              <w:pStyle w:val="TAC"/>
              <w:rPr/>
            </w:pPr>
            <w:r>
              <w:rPr/>
              <w:t>7</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-0.461172</w:t>
            </w:r>
          </w:p>
        </w:tc>
        <w:tc>
          <w:tcPr>
            <w:tcW w:w="1135" w:type="dxa"/>
            <w:tcBorders>
              <w:left w:val="single" w:sz="4" w:space="0" w:color="000000"/>
              <w:right w:val="single" w:sz="4" w:space="0" w:color="000000"/>
            </w:tcBorders>
            <w:vAlign w:val="bottom"/>
          </w:tcPr>
          <w:p>
            <w:pPr>
              <w:pStyle w:val="TAC"/>
              <w:rPr/>
            </w:pPr>
            <w:r>
              <w:rPr/>
              <w:t>-1.38118</w:t>
            </w:r>
          </w:p>
        </w:tc>
      </w:tr>
      <w:tr>
        <w:trPr>
          <w:trHeight w:val="258" w:hRule="atLeast"/>
        </w:trPr>
        <w:tc>
          <w:tcPr>
            <w:tcW w:w="1129" w:type="dxa"/>
            <w:tcBorders>
              <w:left w:val="single" w:sz="4" w:space="0" w:color="000000"/>
              <w:right w:val="single" w:sz="4" w:space="0" w:color="000000"/>
            </w:tcBorders>
            <w:vAlign w:val="bottom"/>
          </w:tcPr>
          <w:p>
            <w:pPr>
              <w:pStyle w:val="TAC"/>
              <w:rPr/>
            </w:pPr>
            <w:r>
              <w:rPr/>
              <w:t>8</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-0.165813</w:t>
            </w:r>
          </w:p>
        </w:tc>
        <w:tc>
          <w:tcPr>
            <w:tcW w:w="1135" w:type="dxa"/>
            <w:tcBorders>
              <w:left w:val="single" w:sz="4" w:space="0" w:color="000000"/>
              <w:right w:val="single" w:sz="4" w:space="0" w:color="000000"/>
            </w:tcBorders>
            <w:vAlign w:val="bottom"/>
          </w:tcPr>
          <w:p>
            <w:pPr>
              <w:pStyle w:val="TAC"/>
              <w:rPr/>
            </w:pPr>
            <w:r>
              <w:rPr/>
              <w:t>0.270692</w:t>
            </w:r>
          </w:p>
        </w:tc>
      </w:tr>
      <w:tr>
        <w:trPr>
          <w:trHeight w:val="258" w:hRule="atLeast"/>
        </w:trPr>
        <w:tc>
          <w:tcPr>
            <w:tcW w:w="1129" w:type="dxa"/>
            <w:tcBorders>
              <w:left w:val="single" w:sz="4" w:space="0" w:color="000000"/>
              <w:right w:val="single" w:sz="4" w:space="0" w:color="000000"/>
            </w:tcBorders>
            <w:vAlign w:val="bottom"/>
          </w:tcPr>
          <w:p>
            <w:pPr>
              <w:pStyle w:val="TAC"/>
              <w:rPr/>
            </w:pPr>
            <w:r>
              <w:rPr/>
              <w:t>9</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0.001916</w:t>
            </w:r>
          </w:p>
        </w:tc>
        <w:tc>
          <w:tcPr>
            <w:tcW w:w="1135" w:type="dxa"/>
            <w:tcBorders>
              <w:left w:val="single" w:sz="4" w:space="0" w:color="000000"/>
              <w:right w:val="single" w:sz="4" w:space="0" w:color="000000"/>
            </w:tcBorders>
            <w:vAlign w:val="bottom"/>
          </w:tcPr>
          <w:p>
            <w:pPr>
              <w:pStyle w:val="TAC"/>
              <w:rPr/>
            </w:pPr>
            <w:r>
              <w:rPr/>
              <w:t>-2.20417</w:t>
            </w:r>
          </w:p>
        </w:tc>
      </w:tr>
      <w:tr>
        <w:trPr>
          <w:trHeight w:val="258" w:hRule="atLeast"/>
        </w:trPr>
        <w:tc>
          <w:tcPr>
            <w:tcW w:w="1129" w:type="dxa"/>
            <w:tcBorders>
              <w:left w:val="single" w:sz="4" w:space="0" w:color="000000"/>
              <w:right w:val="single" w:sz="4" w:space="0" w:color="000000"/>
            </w:tcBorders>
            <w:vAlign w:val="bottom"/>
          </w:tcPr>
          <w:p>
            <w:pPr>
              <w:pStyle w:val="TAC"/>
              <w:rPr/>
            </w:pPr>
            <w:r>
              <w:rPr/>
              <w:t>10</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0.653709</w:t>
            </w:r>
          </w:p>
        </w:tc>
        <w:tc>
          <w:tcPr>
            <w:tcW w:w="1135" w:type="dxa"/>
            <w:tcBorders>
              <w:left w:val="single" w:sz="4" w:space="0" w:color="000000"/>
              <w:right w:val="single" w:sz="4" w:space="0" w:color="000000"/>
            </w:tcBorders>
            <w:vAlign w:val="bottom"/>
          </w:tcPr>
          <w:p>
            <w:pPr>
              <w:pStyle w:val="TAC"/>
              <w:rPr/>
            </w:pPr>
            <w:r>
              <w:rPr/>
              <w:t>2.297267</w:t>
            </w:r>
          </w:p>
        </w:tc>
      </w:tr>
      <w:tr>
        <w:trPr>
          <w:trHeight w:val="258" w:hRule="atLeast"/>
        </w:trPr>
        <w:tc>
          <w:tcPr>
            <w:tcW w:w="1129" w:type="dxa"/>
            <w:tcBorders>
              <w:left w:val="single" w:sz="4" w:space="0" w:color="000000"/>
              <w:right w:val="single" w:sz="4" w:space="0" w:color="000000"/>
            </w:tcBorders>
            <w:vAlign w:val="bottom"/>
          </w:tcPr>
          <w:p>
            <w:pPr>
              <w:pStyle w:val="TAC"/>
              <w:rPr/>
            </w:pPr>
            <w:r>
              <w:rPr/>
              <w:t>11</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0.653709</w:t>
            </w:r>
          </w:p>
        </w:tc>
        <w:tc>
          <w:tcPr>
            <w:tcW w:w="1135" w:type="dxa"/>
            <w:tcBorders>
              <w:left w:val="single" w:sz="4" w:space="0" w:color="000000"/>
              <w:right w:val="single" w:sz="4" w:space="0" w:color="000000"/>
            </w:tcBorders>
            <w:vAlign w:val="bottom"/>
          </w:tcPr>
          <w:p>
            <w:pPr>
              <w:pStyle w:val="TAC"/>
              <w:rPr/>
            </w:pPr>
            <w:r>
              <w:rPr/>
              <w:t>-2.80293</w:t>
            </w:r>
          </w:p>
        </w:tc>
      </w:tr>
      <w:tr>
        <w:trPr>
          <w:trHeight w:val="258" w:hRule="atLeast"/>
        </w:trPr>
        <w:tc>
          <w:tcPr>
            <w:tcW w:w="1129" w:type="dxa"/>
            <w:tcBorders>
              <w:left w:val="single" w:sz="4" w:space="0" w:color="000000"/>
              <w:right w:val="single" w:sz="4" w:space="0" w:color="000000"/>
            </w:tcBorders>
            <w:vAlign w:val="bottom"/>
          </w:tcPr>
          <w:p>
            <w:pPr>
              <w:pStyle w:val="TAC"/>
              <w:rPr/>
            </w:pPr>
            <w:r>
              <w:rPr/>
              <w:t>12</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-0.192680</w:t>
            </w:r>
          </w:p>
        </w:tc>
        <w:tc>
          <w:tcPr>
            <w:tcW w:w="1135" w:type="dxa"/>
            <w:tcBorders>
              <w:left w:val="single" w:sz="4" w:space="0" w:color="000000"/>
              <w:right w:val="single" w:sz="4" w:space="0" w:color="000000"/>
            </w:tcBorders>
            <w:vAlign w:val="bottom"/>
          </w:tcPr>
          <w:p>
            <w:pPr>
              <w:pStyle w:val="TAC"/>
              <w:rPr/>
            </w:pPr>
            <w:r>
              <w:rPr/>
              <w:t>3.010956</w:t>
            </w:r>
          </w:p>
        </w:tc>
      </w:tr>
      <w:tr>
        <w:trPr>
          <w:trHeight w:val="258" w:hRule="atLeast"/>
        </w:trPr>
        <w:tc>
          <w:tcPr>
            <w:tcW w:w="1129" w:type="dxa"/>
            <w:tcBorders>
              <w:left w:val="single" w:sz="4" w:space="0" w:color="000000"/>
              <w:right w:val="single" w:sz="4" w:space="0" w:color="000000"/>
            </w:tcBorders>
            <w:vAlign w:val="bottom"/>
          </w:tcPr>
          <w:p>
            <w:pPr>
              <w:pStyle w:val="TAC"/>
              <w:rPr/>
            </w:pPr>
            <w:r>
              <w:rPr/>
              <w:t>13</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-1.079056</w:t>
            </w:r>
          </w:p>
        </w:tc>
        <w:tc>
          <w:tcPr>
            <w:tcW w:w="1135" w:type="dxa"/>
            <w:tcBorders>
              <w:left w:val="single" w:sz="4" w:space="0" w:color="000000"/>
              <w:right w:val="single" w:sz="4" w:space="0" w:color="000000"/>
            </w:tcBorders>
            <w:vAlign w:val="bottom"/>
          </w:tcPr>
          <w:p>
            <w:pPr>
              <w:pStyle w:val="TAC"/>
              <w:rPr/>
            </w:pPr>
            <w:r>
              <w:rPr/>
              <w:t>2.154919</w:t>
            </w:r>
          </w:p>
        </w:tc>
      </w:tr>
      <w:tr>
        <w:trPr>
          <w:trHeight w:val="258" w:hRule="atLeast"/>
        </w:trPr>
        <w:tc>
          <w:tcPr>
            <w:tcW w:w="1129" w:type="dxa"/>
            <w:tcBorders>
              <w:left w:val="single" w:sz="4" w:space="0" w:color="000000"/>
              <w:right w:val="single" w:sz="4" w:space="0" w:color="000000"/>
            </w:tcBorders>
            <w:vAlign w:val="bottom"/>
          </w:tcPr>
          <w:p>
            <w:pPr>
              <w:pStyle w:val="TAC"/>
              <w:rPr/>
            </w:pPr>
            <w:r>
              <w:rPr/>
              <w:t>14</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0.001915</w:t>
            </w:r>
          </w:p>
        </w:tc>
        <w:tc>
          <w:tcPr>
            <w:tcW w:w="1135" w:type="dxa"/>
            <w:tcBorders>
              <w:left w:val="single" w:sz="4" w:space="0" w:color="000000"/>
              <w:right w:val="single" w:sz="4" w:space="0" w:color="000000"/>
            </w:tcBorders>
            <w:vAlign w:val="bottom"/>
          </w:tcPr>
          <w:p>
            <w:pPr>
              <w:pStyle w:val="TAC"/>
              <w:rPr/>
            </w:pPr>
            <w:r>
              <w:rPr/>
              <w:t>-0.63529</w:t>
            </w:r>
          </w:p>
        </w:tc>
      </w:tr>
      <w:tr>
        <w:trPr>
          <w:trHeight w:val="258" w:hRule="atLeast"/>
        </w:trPr>
        <w:tc>
          <w:tcPr>
            <w:tcW w:w="1129" w:type="dxa"/>
            <w:tcBorders>
              <w:left w:val="single" w:sz="4" w:space="0" w:color="000000"/>
              <w:right w:val="single" w:sz="4" w:space="0" w:color="000000"/>
            </w:tcBorders>
            <w:vAlign w:val="bottom"/>
          </w:tcPr>
          <w:p>
            <w:pPr>
              <w:pStyle w:val="TAC"/>
              <w:rPr/>
            </w:pPr>
            <w:r>
              <w:rPr/>
              <w:t>15</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0.616834</w:t>
            </w:r>
          </w:p>
        </w:tc>
        <w:tc>
          <w:tcPr>
            <w:tcW w:w="1135" w:type="dxa"/>
            <w:tcBorders>
              <w:left w:val="single" w:sz="4" w:space="0" w:color="000000"/>
              <w:right w:val="single" w:sz="4" w:space="0" w:color="000000"/>
            </w:tcBorders>
            <w:vAlign w:val="bottom"/>
          </w:tcPr>
          <w:p>
            <w:pPr>
              <w:pStyle w:val="TAC"/>
              <w:rPr/>
            </w:pPr>
            <w:r>
              <w:rPr/>
              <w:t>-1.41973</w:t>
            </w:r>
          </w:p>
        </w:tc>
      </w:tr>
      <w:tr>
        <w:trPr>
          <w:trHeight w:val="258" w:hRule="atLeast"/>
        </w:trPr>
        <w:tc>
          <w:tcPr>
            <w:tcW w:w="1129" w:type="dxa"/>
            <w:tcBorders>
              <w:left w:val="single" w:sz="4" w:space="0" w:color="000000"/>
              <w:bottom w:val="single" w:sz="4" w:space="0" w:color="000000"/>
              <w:right w:val="single" w:sz="4" w:space="0" w:color="000000"/>
            </w:tcBorders>
            <w:vAlign w:val="bottom"/>
          </w:tcPr>
          <w:p>
            <w:pPr>
              <w:pStyle w:val="TAC"/>
              <w:rPr/>
            </w:pPr>
            <w:r>
              <w:rPr/>
              <w:t>16</w:t>
            </w:r>
          </w:p>
        </w:tc>
        <w:tc>
          <w:tcPr>
            <w:tcW w:w="1134" w:type="dxa"/>
            <w:tcBorders>
              <w:left w:val="single" w:sz="4" w:space="0" w:color="000000"/>
              <w:bottom w:val="single" w:sz="4" w:space="0" w:color="000000"/>
              <w:right w:val="single" w:sz="4" w:space="0" w:color="000000"/>
            </w:tcBorders>
            <w:vAlign w:val="bottom"/>
          </w:tcPr>
          <w:p>
            <w:pPr>
              <w:pStyle w:val="TAC"/>
              <w:rPr>
                <w:rFonts w:cs="Arial"/>
                <w:szCs w:val="18"/>
              </w:rPr>
            </w:pPr>
            <w:r>
              <w:rPr>
                <w:rFonts w:cs="Arial"/>
                <w:color w:val="000000"/>
                <w:szCs w:val="18"/>
              </w:rPr>
              <w:t>-0.887326</w:t>
            </w:r>
          </w:p>
        </w:tc>
        <w:tc>
          <w:tcPr>
            <w:tcW w:w="1135" w:type="dxa"/>
            <w:tcBorders>
              <w:left w:val="single" w:sz="4" w:space="0" w:color="000000"/>
              <w:bottom w:val="single" w:sz="4" w:space="0" w:color="000000"/>
              <w:right w:val="single" w:sz="4" w:space="0" w:color="000000"/>
            </w:tcBorders>
            <w:vAlign w:val="bottom"/>
          </w:tcPr>
          <w:p>
            <w:pPr>
              <w:pStyle w:val="TAC"/>
              <w:rPr/>
            </w:pPr>
            <w:r>
              <w:rPr/>
              <w:t>-2.46809</w:t>
            </w:r>
          </w:p>
        </w:tc>
      </w:tr>
    </w:tbl>
    <w:p>
      <w:pPr>
        <w:pStyle w:val="TH"/>
        <w:rPr/>
      </w:pPr>
      <w:r>
        <w:rPr/>
      </w:r>
    </w:p>
    <w:tbl>
      <w:tblPr>
        <w:tblW w:w="3397" w:type="dxa"/>
        <w:jc w:val="center"/>
        <w:tblInd w:w="0" w:type="dxa"/>
        <w:tblLayout w:type="fixed"/>
        <w:tblCellMar>
          <w:top w:w="0" w:type="dxa"/>
          <w:left w:w="108" w:type="dxa"/>
          <w:bottom w:w="0" w:type="dxa"/>
          <w:right w:w="108" w:type="dxa"/>
        </w:tblCellMar>
      </w:tblPr>
      <w:tblGrid>
        <w:gridCol w:w="1129"/>
        <w:gridCol w:w="1134"/>
        <w:gridCol w:w="1134"/>
      </w:tblGrid>
      <w:tr>
        <w:trPr>
          <w:tblHeader w:val="true"/>
          <w:trHeight w:val="257" w:hRule="atLeast"/>
        </w:trPr>
        <w:tc>
          <w:tcPr>
            <w:tcW w:w="1129" w:type="dxa"/>
            <w:tcBorders>
              <w:top w:val="single" w:sz="4" w:space="0" w:color="000000"/>
              <w:left w:val="single" w:sz="4" w:space="0" w:color="000000"/>
              <w:bottom w:val="single" w:sz="4" w:space="0" w:color="000000"/>
              <w:right w:val="single" w:sz="4" w:space="0" w:color="000000"/>
            </w:tcBorders>
            <w:vAlign w:val="bottom"/>
          </w:tcPr>
          <w:p>
            <w:pPr>
              <w:pStyle w:val="TAH"/>
              <w:rPr/>
            </w:pPr>
            <w:r>
              <w:rPr/>
              <w:t xml:space="preserve">Index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47625" cy="133350"/>
                  <wp:effectExtent l="0" t="0" r="0" b="0"/>
                  <wp:docPr id="4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5" descr=""/>
                          <pic:cNvPicPr>
                            <a:picLocks noChangeAspect="1" noChangeArrowheads="1"/>
                          </pic:cNvPicPr>
                        </pic:nvPicPr>
                        <pic:blipFill>
                          <a:blip r:embed="rId50"/>
                          <a:srcRect l="-758" t="-270" r="-758" b="-270"/>
                          <a:stretch>
                            <a:fillRect/>
                          </a:stretch>
                        </pic:blipFill>
                        <pic:spPr bwMode="auto">
                          <a:xfrm>
                            <a:off x="0" y="0"/>
                            <a:ext cx="47625" cy="133350"/>
                          </a:xfrm>
                          <a:prstGeom prst="rect">
                            <a:avLst/>
                          </a:prstGeom>
                        </pic:spPr>
                      </pic:pic>
                    </a:graphicData>
                  </a:graphic>
                </wp:inline>
              </w:drawing>
            </w:r>
            <w:r>
              <w:rPr>
                <w:position w:val="-5"/>
              </w:rPr>
            </w:r>
            <w:r>
              <w:rPr>
                <w:position w:val="-5"/>
              </w:rPr>
              <w:fldChar w:fldCharType="end"/>
            </w:r>
          </w:p>
        </w:tc>
        <w:tc>
          <w:tcPr>
            <w:tcW w:w="1134" w:type="dxa"/>
            <w:tcBorders>
              <w:top w:val="single" w:sz="4" w:space="0" w:color="000000"/>
              <w:left w:val="single" w:sz="4" w:space="0" w:color="000000"/>
              <w:bottom w:val="single" w:sz="4" w:space="0" w:color="000000"/>
              <w:right w:val="single" w:sz="4" w:space="0" w:color="000000"/>
            </w:tcBorders>
            <w:vAlign w:val="bottom"/>
          </w:tcPr>
          <w:p>
            <w:pPr>
              <w:pStyle w:val="TAH"/>
              <w:rPr/>
            </w:pPr>
            <w:r>
              <w:rPr/>
              <w:drawing>
                <wp:inline distT="0" distB="0" distL="0" distR="0">
                  <wp:extent cx="314325" cy="190500"/>
                  <wp:effectExtent l="0" t="0" r="0" b="0"/>
                  <wp:docPr id="4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6" descr=""/>
                          <pic:cNvPicPr>
                            <a:picLocks noChangeAspect="1" noChangeArrowheads="1"/>
                          </pic:cNvPicPr>
                        </pic:nvPicPr>
                        <pic:blipFill>
                          <a:blip r:embed="rId51"/>
                          <a:srcRect l="-115" t="-189" r="-115" b="-189"/>
                          <a:stretch>
                            <a:fillRect/>
                          </a:stretch>
                        </pic:blipFill>
                        <pic:spPr bwMode="auto">
                          <a:xfrm>
                            <a:off x="0" y="0"/>
                            <a:ext cx="314325" cy="190500"/>
                          </a:xfrm>
                          <a:prstGeom prst="rect">
                            <a:avLst/>
                          </a:prstGeom>
                        </pic:spPr>
                      </pic:pic>
                    </a:graphicData>
                  </a:graphic>
                </wp:inline>
              </w:drawing>
            </w:r>
          </w:p>
        </w:tc>
        <w:tc>
          <w:tcPr>
            <w:tcW w:w="1134" w:type="dxa"/>
            <w:tcBorders>
              <w:top w:val="single" w:sz="4" w:space="0" w:color="000000"/>
              <w:left w:val="single" w:sz="4" w:space="0" w:color="000000"/>
              <w:bottom w:val="single" w:sz="4" w:space="0" w:color="000000"/>
              <w:right w:val="single" w:sz="4" w:space="0" w:color="000000"/>
            </w:tcBorders>
            <w:vAlign w:val="bottom"/>
          </w:tcPr>
          <w:p>
            <w:pPr>
              <w:pStyle w:val="TAH"/>
              <w:rPr/>
            </w:pPr>
            <w:r>
              <w:rPr/>
              <w:drawing>
                <wp:inline distT="0" distB="0" distL="0" distR="0">
                  <wp:extent cx="333375" cy="190500"/>
                  <wp:effectExtent l="0" t="0" r="0" b="0"/>
                  <wp:docPr id="50"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7" descr=""/>
                          <pic:cNvPicPr>
                            <a:picLocks noChangeAspect="1" noChangeArrowheads="1"/>
                          </pic:cNvPicPr>
                        </pic:nvPicPr>
                        <pic:blipFill>
                          <a:blip r:embed="rId52"/>
                          <a:srcRect l="-108" t="-189" r="-108" b="-189"/>
                          <a:stretch>
                            <a:fillRect/>
                          </a:stretch>
                        </pic:blipFill>
                        <pic:spPr bwMode="auto">
                          <a:xfrm>
                            <a:off x="0" y="0"/>
                            <a:ext cx="333375" cy="190500"/>
                          </a:xfrm>
                          <a:prstGeom prst="rect">
                            <a:avLst/>
                          </a:prstGeom>
                        </pic:spPr>
                      </pic:pic>
                    </a:graphicData>
                  </a:graphic>
                </wp:inline>
              </w:drawing>
            </w:r>
          </w:p>
        </w:tc>
      </w:tr>
      <w:tr>
        <w:trPr>
          <w:trHeight w:val="257" w:hRule="atLeast"/>
        </w:trPr>
        <w:tc>
          <w:tcPr>
            <w:tcW w:w="1129" w:type="dxa"/>
            <w:tcBorders>
              <w:left w:val="single" w:sz="4" w:space="0" w:color="000000"/>
              <w:right w:val="single" w:sz="4" w:space="0" w:color="000000"/>
            </w:tcBorders>
            <w:vAlign w:val="bottom"/>
          </w:tcPr>
          <w:p>
            <w:pPr>
              <w:pStyle w:val="TAC"/>
              <w:rPr/>
            </w:pPr>
            <w:r>
              <w:rPr/>
              <w:t>1</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1.570796</w:t>
            </w:r>
          </w:p>
        </w:tc>
        <w:tc>
          <w:tcPr>
            <w:tcW w:w="1134" w:type="dxa"/>
            <w:tcBorders>
              <w:left w:val="single" w:sz="4" w:space="0" w:color="000000"/>
              <w:right w:val="single" w:sz="4" w:space="0" w:color="000000"/>
            </w:tcBorders>
            <w:vAlign w:val="bottom"/>
          </w:tcPr>
          <w:p>
            <w:pPr>
              <w:pStyle w:val="TAC"/>
              <w:rPr/>
            </w:pPr>
            <w:r>
              <w:rPr/>
              <w:t>0</w:t>
            </w:r>
          </w:p>
        </w:tc>
      </w:tr>
      <w:tr>
        <w:trPr>
          <w:trHeight w:val="257" w:hRule="atLeast"/>
        </w:trPr>
        <w:tc>
          <w:tcPr>
            <w:tcW w:w="1129" w:type="dxa"/>
            <w:tcBorders>
              <w:left w:val="single" w:sz="4" w:space="0" w:color="000000"/>
              <w:right w:val="single" w:sz="4" w:space="0" w:color="000000"/>
            </w:tcBorders>
            <w:vAlign w:val="bottom"/>
          </w:tcPr>
          <w:p>
            <w:pPr>
              <w:pStyle w:val="TAC"/>
              <w:rPr/>
            </w:pPr>
            <w:r>
              <w:rPr/>
              <w:t>2</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0.747578</w:t>
            </w:r>
          </w:p>
        </w:tc>
        <w:tc>
          <w:tcPr>
            <w:tcW w:w="1134" w:type="dxa"/>
            <w:tcBorders>
              <w:left w:val="single" w:sz="4" w:space="0" w:color="000000"/>
              <w:right w:val="single" w:sz="4" w:space="0" w:color="000000"/>
            </w:tcBorders>
            <w:vAlign w:val="bottom"/>
          </w:tcPr>
          <w:p>
            <w:pPr>
              <w:pStyle w:val="TAC"/>
              <w:rPr/>
            </w:pPr>
            <w:r>
              <w:rPr/>
              <w:t>0</w:t>
            </w:r>
          </w:p>
        </w:tc>
      </w:tr>
      <w:tr>
        <w:trPr>
          <w:trHeight w:val="257" w:hRule="atLeast"/>
        </w:trPr>
        <w:tc>
          <w:tcPr>
            <w:tcW w:w="1129" w:type="dxa"/>
            <w:tcBorders>
              <w:left w:val="single" w:sz="4" w:space="0" w:color="000000"/>
              <w:right w:val="single" w:sz="4" w:space="0" w:color="000000"/>
            </w:tcBorders>
            <w:vAlign w:val="bottom"/>
          </w:tcPr>
          <w:p>
            <w:pPr>
              <w:pStyle w:val="TAC"/>
              <w:rPr/>
            </w:pPr>
            <w:r>
              <w:rPr/>
              <w:t>3</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-0.168324</w:t>
            </w:r>
          </w:p>
        </w:tc>
        <w:tc>
          <w:tcPr>
            <w:tcW w:w="1134" w:type="dxa"/>
            <w:tcBorders>
              <w:left w:val="single" w:sz="4" w:space="0" w:color="000000"/>
              <w:right w:val="single" w:sz="4" w:space="0" w:color="000000"/>
            </w:tcBorders>
            <w:vAlign w:val="bottom"/>
          </w:tcPr>
          <w:p>
            <w:pPr>
              <w:pStyle w:val="TAC"/>
              <w:rPr/>
            </w:pPr>
            <w:r>
              <w:rPr/>
              <w:t>-2.00759</w:t>
            </w:r>
          </w:p>
        </w:tc>
      </w:tr>
      <w:tr>
        <w:trPr>
          <w:trHeight w:val="257" w:hRule="atLeast"/>
        </w:trPr>
        <w:tc>
          <w:tcPr>
            <w:tcW w:w="1129" w:type="dxa"/>
            <w:tcBorders>
              <w:left w:val="single" w:sz="4" w:space="0" w:color="000000"/>
              <w:right w:val="single" w:sz="4" w:space="0" w:color="000000"/>
            </w:tcBorders>
            <w:vAlign w:val="bottom"/>
          </w:tcPr>
          <w:p>
            <w:pPr>
              <w:pStyle w:val="TAC"/>
              <w:rPr/>
            </w:pPr>
            <w:r>
              <w:rPr/>
              <w:t>4</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0.846499</w:t>
            </w:r>
          </w:p>
        </w:tc>
        <w:tc>
          <w:tcPr>
            <w:tcW w:w="1134" w:type="dxa"/>
            <w:tcBorders>
              <w:left w:val="single" w:sz="4" w:space="0" w:color="000000"/>
              <w:right w:val="single" w:sz="4" w:space="0" w:color="000000"/>
            </w:tcBorders>
            <w:vAlign w:val="bottom"/>
          </w:tcPr>
          <w:p>
            <w:pPr>
              <w:pStyle w:val="TAC"/>
              <w:rPr/>
            </w:pPr>
            <w:r>
              <w:rPr/>
              <w:t>1.927637</w:t>
            </w:r>
          </w:p>
        </w:tc>
      </w:tr>
      <w:tr>
        <w:trPr>
          <w:trHeight w:val="257" w:hRule="atLeast"/>
        </w:trPr>
        <w:tc>
          <w:tcPr>
            <w:tcW w:w="1129" w:type="dxa"/>
            <w:tcBorders>
              <w:left w:val="single" w:sz="4" w:space="0" w:color="000000"/>
              <w:right w:val="single" w:sz="4" w:space="0" w:color="000000"/>
            </w:tcBorders>
            <w:vAlign w:val="bottom"/>
          </w:tcPr>
          <w:p>
            <w:pPr>
              <w:pStyle w:val="TAC"/>
              <w:rPr/>
            </w:pPr>
            <w:r>
              <w:rPr/>
              <w:t>5</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0.234515</w:t>
            </w:r>
          </w:p>
        </w:tc>
        <w:tc>
          <w:tcPr>
            <w:tcW w:w="1134" w:type="dxa"/>
            <w:tcBorders>
              <w:left w:val="single" w:sz="4" w:space="0" w:color="000000"/>
              <w:right w:val="single" w:sz="4" w:space="0" w:color="000000"/>
            </w:tcBorders>
            <w:vAlign w:val="bottom"/>
          </w:tcPr>
          <w:p>
            <w:pPr>
              <w:pStyle w:val="TAC"/>
              <w:rPr/>
            </w:pPr>
            <w:r>
              <w:rPr/>
              <w:t>-1.41208</w:t>
            </w:r>
          </w:p>
        </w:tc>
      </w:tr>
      <w:tr>
        <w:trPr>
          <w:trHeight w:val="257" w:hRule="atLeast"/>
        </w:trPr>
        <w:tc>
          <w:tcPr>
            <w:tcW w:w="1129" w:type="dxa"/>
            <w:tcBorders>
              <w:left w:val="single" w:sz="4" w:space="0" w:color="000000"/>
              <w:right w:val="single" w:sz="4" w:space="0" w:color="000000"/>
            </w:tcBorders>
            <w:vAlign w:val="bottom"/>
          </w:tcPr>
          <w:p>
            <w:pPr>
              <w:pStyle w:val="TAC"/>
              <w:rPr/>
            </w:pPr>
            <w:r>
              <w:rPr/>
              <w:t>6</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0.699165</w:t>
            </w:r>
          </w:p>
        </w:tc>
        <w:tc>
          <w:tcPr>
            <w:tcW w:w="1134" w:type="dxa"/>
            <w:tcBorders>
              <w:left w:val="single" w:sz="4" w:space="0" w:color="000000"/>
              <w:right w:val="single" w:sz="4" w:space="0" w:color="000000"/>
            </w:tcBorders>
            <w:vAlign w:val="bottom"/>
          </w:tcPr>
          <w:p>
            <w:pPr>
              <w:pStyle w:val="TAC"/>
              <w:rPr/>
            </w:pPr>
            <w:r>
              <w:rPr/>
              <w:t>-2.10001</w:t>
            </w:r>
          </w:p>
        </w:tc>
      </w:tr>
      <w:tr>
        <w:trPr>
          <w:trHeight w:val="257" w:hRule="atLeast"/>
        </w:trPr>
        <w:tc>
          <w:tcPr>
            <w:tcW w:w="1129" w:type="dxa"/>
            <w:tcBorders>
              <w:left w:val="single" w:sz="4" w:space="0" w:color="000000"/>
              <w:right w:val="single" w:sz="4" w:space="0" w:color="000000"/>
            </w:tcBorders>
            <w:vAlign w:val="bottom"/>
          </w:tcPr>
          <w:p>
            <w:pPr>
              <w:pStyle w:val="TAC"/>
              <w:rPr/>
            </w:pPr>
            <w:r>
              <w:rPr/>
              <w:t>7</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0.307091</w:t>
            </w:r>
          </w:p>
        </w:tc>
        <w:tc>
          <w:tcPr>
            <w:tcW w:w="1134" w:type="dxa"/>
            <w:tcBorders>
              <w:left w:val="single" w:sz="4" w:space="0" w:color="000000"/>
              <w:right w:val="single" w:sz="4" w:space="0" w:color="000000"/>
            </w:tcBorders>
            <w:vAlign w:val="bottom"/>
          </w:tcPr>
          <w:p>
            <w:pPr>
              <w:pStyle w:val="TAC"/>
              <w:rPr/>
            </w:pPr>
            <w:r>
              <w:rPr/>
              <w:t>2.512927</w:t>
            </w:r>
          </w:p>
        </w:tc>
      </w:tr>
      <w:tr>
        <w:trPr>
          <w:trHeight w:val="257" w:hRule="atLeast"/>
        </w:trPr>
        <w:tc>
          <w:tcPr>
            <w:tcW w:w="1129" w:type="dxa"/>
            <w:tcBorders>
              <w:left w:val="single" w:sz="4" w:space="0" w:color="000000"/>
              <w:right w:val="single" w:sz="4" w:space="0" w:color="000000"/>
            </w:tcBorders>
            <w:vAlign w:val="bottom"/>
          </w:tcPr>
          <w:p>
            <w:pPr>
              <w:pStyle w:val="TAC"/>
              <w:rPr/>
            </w:pPr>
            <w:r>
              <w:rPr/>
              <w:t>8</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0.130649</w:t>
            </w:r>
          </w:p>
        </w:tc>
        <w:tc>
          <w:tcPr>
            <w:tcW w:w="1134" w:type="dxa"/>
            <w:tcBorders>
              <w:left w:val="single" w:sz="4" w:space="0" w:color="000000"/>
              <w:right w:val="single" w:sz="4" w:space="0" w:color="000000"/>
            </w:tcBorders>
            <w:vAlign w:val="bottom"/>
          </w:tcPr>
          <w:p>
            <w:pPr>
              <w:pStyle w:val="TAC"/>
              <w:rPr/>
            </w:pPr>
            <w:r>
              <w:rPr/>
              <w:t>1.667633</w:t>
            </w:r>
          </w:p>
        </w:tc>
      </w:tr>
      <w:tr>
        <w:trPr>
          <w:trHeight w:val="257" w:hRule="atLeast"/>
        </w:trPr>
        <w:tc>
          <w:tcPr>
            <w:tcW w:w="1129" w:type="dxa"/>
            <w:tcBorders>
              <w:left w:val="single" w:sz="4" w:space="0" w:color="000000"/>
              <w:right w:val="single" w:sz="4" w:space="0" w:color="000000"/>
            </w:tcBorders>
            <w:vAlign w:val="bottom"/>
          </w:tcPr>
          <w:p>
            <w:pPr>
              <w:pStyle w:val="TAC"/>
              <w:rPr/>
            </w:pPr>
            <w:r>
              <w:rPr/>
              <w:t>9</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-0.677517</w:t>
            </w:r>
          </w:p>
        </w:tc>
        <w:tc>
          <w:tcPr>
            <w:tcW w:w="1134" w:type="dxa"/>
            <w:tcBorders>
              <w:left w:val="single" w:sz="4" w:space="0" w:color="000000"/>
              <w:right w:val="single" w:sz="4" w:space="0" w:color="000000"/>
            </w:tcBorders>
            <w:vAlign w:val="bottom"/>
          </w:tcPr>
          <w:p>
            <w:pPr>
              <w:pStyle w:val="TAC"/>
              <w:rPr/>
            </w:pPr>
            <w:r>
              <w:rPr/>
              <w:t>1.442383</w:t>
            </w:r>
          </w:p>
        </w:tc>
      </w:tr>
      <w:tr>
        <w:trPr>
          <w:trHeight w:val="257" w:hRule="atLeast"/>
        </w:trPr>
        <w:tc>
          <w:tcPr>
            <w:tcW w:w="1129" w:type="dxa"/>
            <w:tcBorders>
              <w:left w:val="single" w:sz="4" w:space="0" w:color="000000"/>
              <w:right w:val="single" w:sz="4" w:space="0" w:color="000000"/>
            </w:tcBorders>
            <w:vAlign w:val="bottom"/>
          </w:tcPr>
          <w:p>
            <w:pPr>
              <w:pStyle w:val="TAC"/>
              <w:rPr/>
            </w:pPr>
            <w:r>
              <w:rPr/>
              <w:t>10</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0.136843</w:t>
            </w:r>
          </w:p>
        </w:tc>
        <w:tc>
          <w:tcPr>
            <w:tcW w:w="1134" w:type="dxa"/>
            <w:tcBorders>
              <w:left w:val="single" w:sz="4" w:space="0" w:color="000000"/>
              <w:right w:val="single" w:sz="4" w:space="0" w:color="000000"/>
            </w:tcBorders>
            <w:vAlign w:val="bottom"/>
          </w:tcPr>
          <w:p>
            <w:pPr>
              <w:pStyle w:val="TAC"/>
              <w:rPr/>
            </w:pPr>
            <w:r>
              <w:rPr/>
              <w:t>-0.60062</w:t>
            </w:r>
          </w:p>
        </w:tc>
      </w:tr>
      <w:tr>
        <w:trPr>
          <w:trHeight w:val="257" w:hRule="atLeast"/>
        </w:trPr>
        <w:tc>
          <w:tcPr>
            <w:tcW w:w="1129" w:type="dxa"/>
            <w:tcBorders>
              <w:left w:val="single" w:sz="4" w:space="0" w:color="000000"/>
              <w:right w:val="single" w:sz="4" w:space="0" w:color="000000"/>
            </w:tcBorders>
            <w:vAlign w:val="bottom"/>
          </w:tcPr>
          <w:p>
            <w:pPr>
              <w:pStyle w:val="TAC"/>
              <w:rPr/>
            </w:pPr>
            <w:r>
              <w:rPr/>
              <w:t>11</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-1.317269</w:t>
            </w:r>
          </w:p>
        </w:tc>
        <w:tc>
          <w:tcPr>
            <w:tcW w:w="1134" w:type="dxa"/>
            <w:tcBorders>
              <w:left w:val="single" w:sz="4" w:space="0" w:color="000000"/>
              <w:right w:val="single" w:sz="4" w:space="0" w:color="000000"/>
            </w:tcBorders>
            <w:vAlign w:val="bottom"/>
          </w:tcPr>
          <w:p>
            <w:pPr>
              <w:pStyle w:val="TAC"/>
              <w:rPr/>
            </w:pPr>
            <w:r>
              <w:rPr/>
              <w:t>0.329968</w:t>
            </w:r>
          </w:p>
        </w:tc>
      </w:tr>
      <w:tr>
        <w:trPr>
          <w:trHeight w:val="257" w:hRule="atLeast"/>
        </w:trPr>
        <w:tc>
          <w:tcPr>
            <w:tcW w:w="1129" w:type="dxa"/>
            <w:tcBorders>
              <w:left w:val="single" w:sz="4" w:space="0" w:color="000000"/>
              <w:right w:val="single" w:sz="4" w:space="0" w:color="000000"/>
            </w:tcBorders>
            <w:vAlign w:val="bottom"/>
          </w:tcPr>
          <w:p>
            <w:pPr>
              <w:pStyle w:val="TAC"/>
              <w:rPr/>
            </w:pPr>
            <w:r>
              <w:rPr/>
              <w:t>12</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-0.433118</w:t>
            </w:r>
          </w:p>
        </w:tc>
        <w:tc>
          <w:tcPr>
            <w:tcW w:w="1134" w:type="dxa"/>
            <w:tcBorders>
              <w:left w:val="single" w:sz="4" w:space="0" w:color="000000"/>
              <w:right w:val="single" w:sz="4" w:space="0" w:color="000000"/>
            </w:tcBorders>
            <w:vAlign w:val="bottom"/>
          </w:tcPr>
          <w:p>
            <w:pPr>
              <w:pStyle w:val="TAC"/>
              <w:rPr/>
            </w:pPr>
            <w:r>
              <w:rPr/>
              <w:t>-1.18621</w:t>
            </w:r>
          </w:p>
        </w:tc>
      </w:tr>
      <w:tr>
        <w:trPr>
          <w:trHeight w:val="257" w:hRule="atLeast"/>
        </w:trPr>
        <w:tc>
          <w:tcPr>
            <w:tcW w:w="1129" w:type="dxa"/>
            <w:tcBorders>
              <w:left w:val="single" w:sz="4" w:space="0" w:color="000000"/>
              <w:right w:val="single" w:sz="4" w:space="0" w:color="000000"/>
            </w:tcBorders>
            <w:vAlign w:val="bottom"/>
          </w:tcPr>
          <w:p>
            <w:pPr>
              <w:pStyle w:val="TAC"/>
              <w:rPr/>
            </w:pPr>
            <w:r>
              <w:rPr/>
              <w:t>13</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-0.231864</w:t>
            </w:r>
          </w:p>
        </w:tc>
        <w:tc>
          <w:tcPr>
            <w:tcW w:w="1134" w:type="dxa"/>
            <w:tcBorders>
              <w:left w:val="single" w:sz="4" w:space="0" w:color="000000"/>
              <w:right w:val="single" w:sz="4" w:space="0" w:color="000000"/>
            </w:tcBorders>
            <w:vAlign w:val="bottom"/>
          </w:tcPr>
          <w:p>
            <w:pPr>
              <w:pStyle w:val="TAC"/>
              <w:rPr/>
            </w:pPr>
            <w:r>
              <w:rPr/>
              <w:t>2.983332</w:t>
            </w:r>
          </w:p>
        </w:tc>
      </w:tr>
      <w:tr>
        <w:trPr>
          <w:trHeight w:val="257" w:hRule="atLeast"/>
        </w:trPr>
        <w:tc>
          <w:tcPr>
            <w:tcW w:w="1129" w:type="dxa"/>
            <w:tcBorders>
              <w:left w:val="single" w:sz="4" w:space="0" w:color="000000"/>
              <w:right w:val="single" w:sz="4" w:space="0" w:color="000000"/>
            </w:tcBorders>
            <w:vAlign w:val="bottom"/>
          </w:tcPr>
          <w:p>
            <w:pPr>
              <w:pStyle w:val="TAC"/>
              <w:rPr/>
            </w:pPr>
            <w:r>
              <w:rPr/>
              <w:t>14</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0.174242</w:t>
            </w:r>
          </w:p>
        </w:tc>
        <w:tc>
          <w:tcPr>
            <w:tcW w:w="1134" w:type="dxa"/>
            <w:tcBorders>
              <w:left w:val="single" w:sz="4" w:space="0" w:color="000000"/>
              <w:right w:val="single" w:sz="4" w:space="0" w:color="000000"/>
            </w:tcBorders>
            <w:vAlign w:val="bottom"/>
          </w:tcPr>
          <w:p>
            <w:pPr>
              <w:pStyle w:val="TAC"/>
              <w:rPr/>
            </w:pPr>
            <w:r>
              <w:rPr/>
              <w:t>-2.69222</w:t>
            </w:r>
          </w:p>
        </w:tc>
      </w:tr>
      <w:tr>
        <w:trPr>
          <w:trHeight w:val="257" w:hRule="atLeast"/>
        </w:trPr>
        <w:tc>
          <w:tcPr>
            <w:tcW w:w="1129" w:type="dxa"/>
            <w:tcBorders>
              <w:left w:val="single" w:sz="4" w:space="0" w:color="000000"/>
              <w:right w:val="single" w:sz="4" w:space="0" w:color="000000"/>
            </w:tcBorders>
            <w:vAlign w:val="bottom"/>
          </w:tcPr>
          <w:p>
            <w:pPr>
              <w:pStyle w:val="TAC"/>
              <w:rPr/>
            </w:pPr>
            <w:r>
              <w:rPr/>
              <w:t>15</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-0.599985</w:t>
            </w:r>
          </w:p>
        </w:tc>
        <w:tc>
          <w:tcPr>
            <w:tcW w:w="1134" w:type="dxa"/>
            <w:tcBorders>
              <w:left w:val="single" w:sz="4" w:space="0" w:color="000000"/>
              <w:right w:val="single" w:sz="4" w:space="0" w:color="000000"/>
            </w:tcBorders>
            <w:vAlign w:val="bottom"/>
          </w:tcPr>
          <w:p>
            <w:pPr>
              <w:pStyle w:val="TAC"/>
              <w:rPr/>
            </w:pPr>
            <w:r>
              <w:rPr/>
              <w:t>0.507602</w:t>
            </w:r>
          </w:p>
        </w:tc>
      </w:tr>
      <w:tr>
        <w:trPr>
          <w:trHeight w:val="257" w:hRule="atLeast"/>
        </w:trPr>
        <w:tc>
          <w:tcPr>
            <w:tcW w:w="1129" w:type="dxa"/>
            <w:tcBorders>
              <w:left w:val="single" w:sz="4" w:space="0" w:color="000000"/>
              <w:right w:val="single" w:sz="4" w:space="0" w:color="000000"/>
            </w:tcBorders>
            <w:vAlign w:val="bottom"/>
          </w:tcPr>
          <w:p>
            <w:pPr>
              <w:pStyle w:val="TAC"/>
              <w:rPr/>
            </w:pPr>
            <w:r>
              <w:rPr/>
              <w:t>16</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-0.382009</w:t>
            </w:r>
          </w:p>
        </w:tc>
        <w:tc>
          <w:tcPr>
            <w:tcW w:w="1134" w:type="dxa"/>
            <w:tcBorders>
              <w:left w:val="single" w:sz="4" w:space="0" w:color="000000"/>
              <w:right w:val="single" w:sz="4" w:space="0" w:color="000000"/>
            </w:tcBorders>
            <w:vAlign w:val="bottom"/>
          </w:tcPr>
          <w:p>
            <w:pPr>
              <w:pStyle w:val="TAC"/>
              <w:rPr/>
            </w:pPr>
            <w:r>
              <w:rPr/>
              <w:t>2.208977</w:t>
            </w:r>
          </w:p>
        </w:tc>
      </w:tr>
      <w:tr>
        <w:trPr>
          <w:trHeight w:val="257" w:hRule="atLeast"/>
        </w:trPr>
        <w:tc>
          <w:tcPr>
            <w:tcW w:w="1129" w:type="dxa"/>
            <w:tcBorders>
              <w:left w:val="single" w:sz="4" w:space="0" w:color="000000"/>
              <w:right w:val="single" w:sz="4" w:space="0" w:color="000000"/>
            </w:tcBorders>
            <w:vAlign w:val="bottom"/>
          </w:tcPr>
          <w:p>
            <w:pPr>
              <w:pStyle w:val="TAC"/>
              <w:rPr/>
            </w:pPr>
            <w:r>
              <w:rPr/>
              <w:t>17</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-0.009394</w:t>
            </w:r>
          </w:p>
        </w:tc>
        <w:tc>
          <w:tcPr>
            <w:tcW w:w="1134" w:type="dxa"/>
            <w:tcBorders>
              <w:left w:val="single" w:sz="4" w:space="0" w:color="000000"/>
              <w:right w:val="single" w:sz="4" w:space="0" w:color="000000"/>
            </w:tcBorders>
            <w:vAlign w:val="bottom"/>
          </w:tcPr>
          <w:p>
            <w:pPr>
              <w:pStyle w:val="TAC"/>
              <w:rPr/>
            </w:pPr>
            <w:r>
              <w:rPr/>
              <w:t>0.952319</w:t>
            </w:r>
          </w:p>
        </w:tc>
      </w:tr>
      <w:tr>
        <w:trPr>
          <w:trHeight w:val="257" w:hRule="atLeast"/>
        </w:trPr>
        <w:tc>
          <w:tcPr>
            <w:tcW w:w="1129" w:type="dxa"/>
            <w:tcBorders>
              <w:left w:val="single" w:sz="4" w:space="0" w:color="000000"/>
              <w:right w:val="single" w:sz="4" w:space="0" w:color="000000"/>
            </w:tcBorders>
            <w:vAlign w:val="bottom"/>
          </w:tcPr>
          <w:p>
            <w:pPr>
              <w:pStyle w:val="TAC"/>
              <w:rPr/>
            </w:pPr>
            <w:r>
              <w:rPr/>
              <w:t>18</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-1.013813</w:t>
            </w:r>
          </w:p>
        </w:tc>
        <w:tc>
          <w:tcPr>
            <w:tcW w:w="1134" w:type="dxa"/>
            <w:tcBorders>
              <w:left w:val="single" w:sz="4" w:space="0" w:color="000000"/>
              <w:right w:val="single" w:sz="4" w:space="0" w:color="000000"/>
            </w:tcBorders>
            <w:vAlign w:val="bottom"/>
          </w:tcPr>
          <w:p>
            <w:pPr>
              <w:pStyle w:val="TAC"/>
              <w:rPr/>
            </w:pPr>
            <w:r>
              <w:rPr/>
              <w:t>-1.71565</w:t>
            </w:r>
          </w:p>
        </w:tc>
      </w:tr>
      <w:tr>
        <w:trPr>
          <w:trHeight w:val="257" w:hRule="atLeast"/>
        </w:trPr>
        <w:tc>
          <w:tcPr>
            <w:tcW w:w="1129" w:type="dxa"/>
            <w:tcBorders>
              <w:left w:val="single" w:sz="4" w:space="0" w:color="000000"/>
              <w:right w:val="single" w:sz="4" w:space="0" w:color="000000"/>
            </w:tcBorders>
            <w:vAlign w:val="bottom"/>
          </w:tcPr>
          <w:p>
            <w:pPr>
              <w:pStyle w:val="TAC"/>
              <w:rPr/>
            </w:pPr>
            <w:r>
              <w:rPr/>
              <w:t>19</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0.696199</w:t>
            </w:r>
          </w:p>
        </w:tc>
        <w:tc>
          <w:tcPr>
            <w:tcW w:w="1134" w:type="dxa"/>
            <w:tcBorders>
              <w:left w:val="single" w:sz="4" w:space="0" w:color="000000"/>
              <w:right w:val="single" w:sz="4" w:space="0" w:color="000000"/>
            </w:tcBorders>
            <w:vAlign w:val="bottom"/>
          </w:tcPr>
          <w:p>
            <w:pPr>
              <w:pStyle w:val="TAC"/>
              <w:rPr/>
            </w:pPr>
            <w:r>
              <w:rPr/>
              <w:t>0.934402</w:t>
            </w:r>
          </w:p>
        </w:tc>
      </w:tr>
      <w:tr>
        <w:trPr>
          <w:trHeight w:val="257" w:hRule="atLeast"/>
        </w:trPr>
        <w:tc>
          <w:tcPr>
            <w:tcW w:w="1129" w:type="dxa"/>
            <w:tcBorders>
              <w:left w:val="single" w:sz="4" w:space="0" w:color="000000"/>
              <w:right w:val="single" w:sz="4" w:space="0" w:color="000000"/>
            </w:tcBorders>
            <w:vAlign w:val="bottom"/>
          </w:tcPr>
          <w:p>
            <w:pPr>
              <w:pStyle w:val="TAC"/>
              <w:rPr/>
            </w:pPr>
            <w:r>
              <w:rPr/>
              <w:t>20</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-0.602139</w:t>
            </w:r>
          </w:p>
        </w:tc>
        <w:tc>
          <w:tcPr>
            <w:tcW w:w="1134" w:type="dxa"/>
            <w:tcBorders>
              <w:left w:val="single" w:sz="4" w:space="0" w:color="000000"/>
              <w:right w:val="single" w:sz="4" w:space="0" w:color="000000"/>
            </w:tcBorders>
            <w:vAlign w:val="bottom"/>
          </w:tcPr>
          <w:p>
            <w:pPr>
              <w:pStyle w:val="TAC"/>
              <w:rPr/>
            </w:pPr>
            <w:r>
              <w:rPr/>
              <w:t>-0.38654</w:t>
            </w:r>
          </w:p>
        </w:tc>
      </w:tr>
      <w:tr>
        <w:trPr>
          <w:trHeight w:val="257" w:hRule="atLeast"/>
        </w:trPr>
        <w:tc>
          <w:tcPr>
            <w:tcW w:w="1129" w:type="dxa"/>
            <w:tcBorders>
              <w:left w:val="single" w:sz="4" w:space="0" w:color="000000"/>
              <w:right w:val="single" w:sz="4" w:space="0" w:color="000000"/>
            </w:tcBorders>
            <w:vAlign w:val="bottom"/>
          </w:tcPr>
          <w:p>
            <w:pPr>
              <w:pStyle w:val="TAC"/>
              <w:rPr/>
            </w:pPr>
            <w:r>
              <w:rPr/>
              <w:t>21</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-1.041921</w:t>
            </w:r>
          </w:p>
        </w:tc>
        <w:tc>
          <w:tcPr>
            <w:tcW w:w="1134" w:type="dxa"/>
            <w:tcBorders>
              <w:left w:val="single" w:sz="4" w:space="0" w:color="000000"/>
              <w:right w:val="single" w:sz="4" w:space="0" w:color="000000"/>
            </w:tcBorders>
            <w:vAlign w:val="bottom"/>
          </w:tcPr>
          <w:p>
            <w:pPr>
              <w:pStyle w:val="TAC"/>
              <w:rPr/>
            </w:pPr>
            <w:r>
              <w:rPr/>
              <w:t>2.675958</w:t>
            </w:r>
          </w:p>
        </w:tc>
      </w:tr>
      <w:tr>
        <w:trPr>
          <w:trHeight w:val="257" w:hRule="atLeast"/>
        </w:trPr>
        <w:tc>
          <w:tcPr>
            <w:tcW w:w="1129" w:type="dxa"/>
            <w:tcBorders>
              <w:left w:val="single" w:sz="4" w:space="0" w:color="000000"/>
              <w:right w:val="single" w:sz="4" w:space="0" w:color="000000"/>
            </w:tcBorders>
            <w:vAlign w:val="bottom"/>
          </w:tcPr>
          <w:p>
            <w:pPr>
              <w:pStyle w:val="TAC"/>
              <w:rPr/>
            </w:pPr>
            <w:r>
              <w:rPr/>
              <w:t>22</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-0.623111</w:t>
            </w:r>
          </w:p>
        </w:tc>
        <w:tc>
          <w:tcPr>
            <w:tcW w:w="1134" w:type="dxa"/>
            <w:tcBorders>
              <w:left w:val="single" w:sz="4" w:space="0" w:color="000000"/>
              <w:right w:val="single" w:sz="4" w:space="0" w:color="000000"/>
            </w:tcBorders>
            <w:vAlign w:val="bottom"/>
          </w:tcPr>
          <w:p>
            <w:pPr>
              <w:pStyle w:val="TAC"/>
              <w:rPr/>
            </w:pPr>
            <w:r>
              <w:rPr/>
              <w:t>-2.62842</w:t>
            </w:r>
          </w:p>
        </w:tc>
      </w:tr>
      <w:tr>
        <w:trPr>
          <w:trHeight w:val="257" w:hRule="atLeast"/>
        </w:trPr>
        <w:tc>
          <w:tcPr>
            <w:tcW w:w="1129" w:type="dxa"/>
            <w:tcBorders>
              <w:left w:val="single" w:sz="4" w:space="0" w:color="000000"/>
              <w:right w:val="single" w:sz="4" w:space="0" w:color="000000"/>
            </w:tcBorders>
            <w:vAlign w:val="bottom"/>
          </w:tcPr>
          <w:p>
            <w:pPr>
              <w:pStyle w:val="TAC"/>
              <w:rPr/>
            </w:pPr>
            <w:r>
              <w:rPr/>
              <w:t>23</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0.054056</w:t>
            </w:r>
          </w:p>
        </w:tc>
        <w:tc>
          <w:tcPr>
            <w:tcW w:w="1134" w:type="dxa"/>
            <w:tcBorders>
              <w:left w:val="single" w:sz="4" w:space="0" w:color="000000"/>
              <w:right w:val="single" w:sz="4" w:space="0" w:color="000000"/>
            </w:tcBorders>
            <w:vAlign w:val="bottom"/>
          </w:tcPr>
          <w:p>
            <w:pPr>
              <w:pStyle w:val="TAC"/>
              <w:rPr/>
            </w:pPr>
            <w:r>
              <w:rPr/>
              <w:t>0.165012</w:t>
            </w:r>
          </w:p>
        </w:tc>
      </w:tr>
      <w:tr>
        <w:trPr>
          <w:trHeight w:val="257" w:hRule="atLeast"/>
        </w:trPr>
        <w:tc>
          <w:tcPr>
            <w:tcW w:w="1129" w:type="dxa"/>
            <w:tcBorders>
              <w:left w:val="single" w:sz="4" w:space="0" w:color="000000"/>
              <w:right w:val="single" w:sz="4" w:space="0" w:color="000000"/>
            </w:tcBorders>
            <w:vAlign w:val="bottom"/>
          </w:tcPr>
          <w:p>
            <w:pPr>
              <w:pStyle w:val="TAC"/>
              <w:rPr/>
            </w:pPr>
            <w:r>
              <w:rPr/>
              <w:t>24</w:t>
            </w:r>
          </w:p>
        </w:tc>
        <w:tc>
          <w:tcPr>
            <w:tcW w:w="1134" w:type="dxa"/>
            <w:tcBorders>
              <w:left w:val="single" w:sz="4" w:space="0" w:color="000000"/>
              <w:right w:val="single" w:sz="4" w:space="0" w:color="000000"/>
            </w:tcBorders>
            <w:vAlign w:val="bottom"/>
          </w:tcPr>
          <w:p>
            <w:pPr>
              <w:pStyle w:val="TAC"/>
              <w:rPr>
                <w:rFonts w:cs="Arial"/>
                <w:szCs w:val="18"/>
              </w:rPr>
            </w:pPr>
            <w:r>
              <w:rPr>
                <w:rFonts w:cs="Arial"/>
                <w:color w:val="000000"/>
                <w:szCs w:val="18"/>
              </w:rPr>
              <w:t>0.855489</w:t>
            </w:r>
          </w:p>
        </w:tc>
        <w:tc>
          <w:tcPr>
            <w:tcW w:w="1134" w:type="dxa"/>
            <w:tcBorders>
              <w:left w:val="single" w:sz="4" w:space="0" w:color="000000"/>
              <w:right w:val="single" w:sz="4" w:space="0" w:color="000000"/>
            </w:tcBorders>
            <w:vAlign w:val="bottom"/>
          </w:tcPr>
          <w:p>
            <w:pPr>
              <w:pStyle w:val="TAC"/>
              <w:rPr/>
            </w:pPr>
            <w:r>
              <w:rPr/>
              <w:t>-1.02504</w:t>
            </w:r>
          </w:p>
        </w:tc>
      </w:tr>
      <w:tr>
        <w:trPr>
          <w:trHeight w:val="257" w:hRule="atLeast"/>
        </w:trPr>
        <w:tc>
          <w:tcPr>
            <w:tcW w:w="1129" w:type="dxa"/>
            <w:tcBorders>
              <w:left w:val="single" w:sz="4" w:space="0" w:color="000000"/>
              <w:bottom w:val="single" w:sz="4" w:space="0" w:color="000000"/>
              <w:right w:val="single" w:sz="4" w:space="0" w:color="000000"/>
            </w:tcBorders>
            <w:vAlign w:val="bottom"/>
          </w:tcPr>
          <w:p>
            <w:pPr>
              <w:pStyle w:val="TAC"/>
              <w:rPr/>
            </w:pPr>
            <w:r>
              <w:rPr/>
              <w:t>25</w:t>
            </w:r>
          </w:p>
        </w:tc>
        <w:tc>
          <w:tcPr>
            <w:tcW w:w="1134" w:type="dxa"/>
            <w:tcBorders>
              <w:left w:val="single" w:sz="4" w:space="0" w:color="000000"/>
              <w:bottom w:val="single" w:sz="4" w:space="0" w:color="000000"/>
              <w:right w:val="single" w:sz="4" w:space="0" w:color="000000"/>
            </w:tcBorders>
            <w:vAlign w:val="bottom"/>
          </w:tcPr>
          <w:p>
            <w:pPr>
              <w:pStyle w:val="TAC"/>
              <w:rPr>
                <w:rFonts w:cs="Arial"/>
                <w:szCs w:val="18"/>
              </w:rPr>
            </w:pPr>
            <w:r>
              <w:rPr>
                <w:rFonts w:cs="Arial"/>
                <w:color w:val="000000"/>
                <w:szCs w:val="18"/>
              </w:rPr>
              <w:t>0.808243</w:t>
            </w:r>
          </w:p>
        </w:tc>
        <w:tc>
          <w:tcPr>
            <w:tcW w:w="1134" w:type="dxa"/>
            <w:tcBorders>
              <w:left w:val="single" w:sz="4" w:space="0" w:color="000000"/>
              <w:bottom w:val="single" w:sz="4" w:space="0" w:color="000000"/>
              <w:right w:val="single" w:sz="4" w:space="0" w:color="000000"/>
            </w:tcBorders>
            <w:vAlign w:val="bottom"/>
          </w:tcPr>
          <w:p>
            <w:pPr>
              <w:pStyle w:val="TAC"/>
              <w:rPr/>
            </w:pPr>
            <w:r>
              <w:rPr/>
              <w:t>-3.13121</w:t>
            </w:r>
          </w:p>
        </w:tc>
      </w:tr>
    </w:tbl>
    <w:p>
      <w:pPr>
        <w:pStyle w:val="TH"/>
        <w:rPr/>
      </w:pPr>
      <w:r>
        <w:rPr/>
      </w:r>
    </w:p>
    <w:tbl>
      <w:tblPr>
        <w:tblW w:w="3470" w:type="dxa"/>
        <w:jc w:val="center"/>
        <w:tblInd w:w="0" w:type="dxa"/>
        <w:tblLayout w:type="fixed"/>
        <w:tblCellMar>
          <w:top w:w="0" w:type="dxa"/>
          <w:left w:w="108" w:type="dxa"/>
          <w:bottom w:w="0" w:type="dxa"/>
          <w:right w:w="108" w:type="dxa"/>
        </w:tblCellMar>
      </w:tblPr>
      <w:tblGrid>
        <w:gridCol w:w="1088"/>
        <w:gridCol w:w="1191"/>
        <w:gridCol w:w="1191"/>
      </w:tblGrid>
      <w:tr>
        <w:trPr>
          <w:tblHeader w:val="true"/>
          <w:trHeight w:val="256" w:hRule="atLeast"/>
        </w:trPr>
        <w:tc>
          <w:tcPr>
            <w:tcW w:w="1088" w:type="dxa"/>
            <w:tcBorders>
              <w:top w:val="single" w:sz="4" w:space="0" w:color="000000"/>
              <w:left w:val="single" w:sz="4" w:space="0" w:color="000000"/>
              <w:bottom w:val="single" w:sz="4" w:space="0" w:color="000000"/>
              <w:right w:val="single" w:sz="4" w:space="0" w:color="000000"/>
            </w:tcBorders>
            <w:vAlign w:val="bottom"/>
          </w:tcPr>
          <w:p>
            <w:pPr>
              <w:pStyle w:val="TAH"/>
              <w:rPr/>
            </w:pPr>
            <w:r>
              <w:rPr/>
              <w:t xml:space="preserve">Index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47625" cy="133350"/>
                  <wp:effectExtent l="0" t="0" r="0" b="0"/>
                  <wp:docPr id="51"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8" descr=""/>
                          <pic:cNvPicPr>
                            <a:picLocks noChangeAspect="1" noChangeArrowheads="1"/>
                          </pic:cNvPicPr>
                        </pic:nvPicPr>
                        <pic:blipFill>
                          <a:blip r:embed="rId53"/>
                          <a:srcRect l="-758" t="-270" r="-758" b="-270"/>
                          <a:stretch>
                            <a:fillRect/>
                          </a:stretch>
                        </pic:blipFill>
                        <pic:spPr bwMode="auto">
                          <a:xfrm>
                            <a:off x="0" y="0"/>
                            <a:ext cx="47625" cy="133350"/>
                          </a:xfrm>
                          <a:prstGeom prst="rect">
                            <a:avLst/>
                          </a:prstGeom>
                        </pic:spPr>
                      </pic:pic>
                    </a:graphicData>
                  </a:graphic>
                </wp:inline>
              </w:drawing>
            </w:r>
            <w:r>
              <w:rPr>
                <w:position w:val="-5"/>
              </w:rPr>
            </w:r>
            <w:r>
              <w:rPr>
                <w:position w:val="-5"/>
              </w:rPr>
              <w:fldChar w:fldCharType="end"/>
            </w:r>
          </w:p>
        </w:tc>
        <w:tc>
          <w:tcPr>
            <w:tcW w:w="1191" w:type="dxa"/>
            <w:tcBorders>
              <w:top w:val="single" w:sz="4" w:space="0" w:color="000000"/>
              <w:left w:val="single" w:sz="4" w:space="0" w:color="000000"/>
              <w:bottom w:val="single" w:sz="4" w:space="0" w:color="000000"/>
              <w:right w:val="single" w:sz="4" w:space="0" w:color="000000"/>
            </w:tcBorders>
            <w:vAlign w:val="bottom"/>
          </w:tcPr>
          <w:p>
            <w:pPr>
              <w:pStyle w:val="TAH"/>
              <w:rPr/>
            </w:pPr>
            <w:r>
              <w:rPr/>
              <w:drawing>
                <wp:inline distT="0" distB="0" distL="0" distR="0">
                  <wp:extent cx="314325" cy="190500"/>
                  <wp:effectExtent l="0" t="0" r="0" b="0"/>
                  <wp:docPr id="5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9" descr=""/>
                          <pic:cNvPicPr>
                            <a:picLocks noChangeAspect="1" noChangeArrowheads="1"/>
                          </pic:cNvPicPr>
                        </pic:nvPicPr>
                        <pic:blipFill>
                          <a:blip r:embed="rId54"/>
                          <a:srcRect l="-115" t="-189" r="-115" b="-189"/>
                          <a:stretch>
                            <a:fillRect/>
                          </a:stretch>
                        </pic:blipFill>
                        <pic:spPr bwMode="auto">
                          <a:xfrm>
                            <a:off x="0" y="0"/>
                            <a:ext cx="314325" cy="190500"/>
                          </a:xfrm>
                          <a:prstGeom prst="rect">
                            <a:avLst/>
                          </a:prstGeom>
                        </pic:spPr>
                      </pic:pic>
                    </a:graphicData>
                  </a:graphic>
                </wp:inline>
              </w:drawing>
            </w:r>
          </w:p>
        </w:tc>
        <w:tc>
          <w:tcPr>
            <w:tcW w:w="1191" w:type="dxa"/>
            <w:tcBorders>
              <w:top w:val="single" w:sz="4" w:space="0" w:color="000000"/>
              <w:left w:val="single" w:sz="4" w:space="0" w:color="000000"/>
              <w:bottom w:val="single" w:sz="4" w:space="0" w:color="000000"/>
              <w:right w:val="single" w:sz="4" w:space="0" w:color="000000"/>
            </w:tcBorders>
            <w:vAlign w:val="bottom"/>
          </w:tcPr>
          <w:p>
            <w:pPr>
              <w:pStyle w:val="TAH"/>
              <w:rPr/>
            </w:pPr>
            <w:r>
              <w:rPr/>
              <w:drawing>
                <wp:inline distT="0" distB="0" distL="0" distR="0">
                  <wp:extent cx="333375" cy="190500"/>
                  <wp:effectExtent l="0" t="0" r="0" b="0"/>
                  <wp:docPr id="5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0" descr=""/>
                          <pic:cNvPicPr>
                            <a:picLocks noChangeAspect="1" noChangeArrowheads="1"/>
                          </pic:cNvPicPr>
                        </pic:nvPicPr>
                        <pic:blipFill>
                          <a:blip r:embed="rId55"/>
                          <a:srcRect l="-108" t="-189" r="-108" b="-189"/>
                          <a:stretch>
                            <a:fillRect/>
                          </a:stretch>
                        </pic:blipFill>
                        <pic:spPr bwMode="auto">
                          <a:xfrm>
                            <a:off x="0" y="0"/>
                            <a:ext cx="333375" cy="190500"/>
                          </a:xfrm>
                          <a:prstGeom prst="rect">
                            <a:avLst/>
                          </a:prstGeom>
                        </pic:spPr>
                      </pic:pic>
                    </a:graphicData>
                  </a:graphic>
                </wp:inline>
              </w:drawing>
            </w:r>
          </w:p>
        </w:tc>
      </w:tr>
      <w:tr>
        <w:trPr>
          <w:trHeight w:val="256" w:hRule="atLeast"/>
        </w:trPr>
        <w:tc>
          <w:tcPr>
            <w:tcW w:w="1088" w:type="dxa"/>
            <w:tcBorders>
              <w:left w:val="single" w:sz="4" w:space="0" w:color="000000"/>
              <w:right w:val="single" w:sz="4" w:space="0" w:color="000000"/>
            </w:tcBorders>
            <w:vAlign w:val="bottom"/>
          </w:tcPr>
          <w:p>
            <w:pPr>
              <w:pStyle w:val="TAC"/>
              <w:rPr/>
            </w:pPr>
            <w:r>
              <w:rPr/>
              <w:t>1</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1.570796</w:t>
            </w:r>
          </w:p>
        </w:tc>
        <w:tc>
          <w:tcPr>
            <w:tcW w:w="1191" w:type="dxa"/>
            <w:tcBorders>
              <w:left w:val="single" w:sz="4" w:space="0" w:color="000000"/>
              <w:right w:val="single" w:sz="4" w:space="0" w:color="000000"/>
            </w:tcBorders>
            <w:vAlign w:val="bottom"/>
          </w:tcPr>
          <w:p>
            <w:pPr>
              <w:pStyle w:val="TAC"/>
              <w:rPr/>
            </w:pPr>
            <w:r>
              <w:rPr/>
              <w:t>0</w:t>
            </w:r>
          </w:p>
        </w:tc>
      </w:tr>
      <w:tr>
        <w:trPr>
          <w:trHeight w:val="256" w:hRule="atLeast"/>
        </w:trPr>
        <w:tc>
          <w:tcPr>
            <w:tcW w:w="1088" w:type="dxa"/>
            <w:tcBorders>
              <w:left w:val="single" w:sz="4" w:space="0" w:color="000000"/>
              <w:right w:val="single" w:sz="4" w:space="0" w:color="000000"/>
            </w:tcBorders>
            <w:vAlign w:val="bottom"/>
          </w:tcPr>
          <w:p>
            <w:pPr>
              <w:pStyle w:val="TAC"/>
              <w:rPr/>
            </w:pPr>
            <w:r>
              <w:rPr/>
              <w:t>2</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-0.454100</w:t>
            </w:r>
          </w:p>
        </w:tc>
        <w:tc>
          <w:tcPr>
            <w:tcW w:w="1191" w:type="dxa"/>
            <w:tcBorders>
              <w:left w:val="single" w:sz="4" w:space="0" w:color="000000"/>
              <w:right w:val="single" w:sz="4" w:space="0" w:color="000000"/>
            </w:tcBorders>
            <w:vAlign w:val="bottom"/>
          </w:tcPr>
          <w:p>
            <w:pPr>
              <w:pStyle w:val="TAC"/>
              <w:rPr/>
            </w:pPr>
            <w:r>
              <w:rPr/>
              <w:t>0</w:t>
            </w:r>
          </w:p>
        </w:tc>
      </w:tr>
      <w:tr>
        <w:trPr>
          <w:trHeight w:val="256" w:hRule="atLeast"/>
        </w:trPr>
        <w:tc>
          <w:tcPr>
            <w:tcW w:w="1088" w:type="dxa"/>
            <w:tcBorders>
              <w:left w:val="single" w:sz="4" w:space="0" w:color="000000"/>
              <w:right w:val="single" w:sz="4" w:space="0" w:color="000000"/>
            </w:tcBorders>
            <w:vAlign w:val="bottom"/>
          </w:tcPr>
          <w:p>
            <w:pPr>
              <w:pStyle w:val="TAC"/>
              <w:rPr/>
            </w:pPr>
            <w:r>
              <w:rPr/>
              <w:t>3</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0.323739</w:t>
            </w:r>
          </w:p>
        </w:tc>
        <w:tc>
          <w:tcPr>
            <w:tcW w:w="1191" w:type="dxa"/>
            <w:tcBorders>
              <w:left w:val="single" w:sz="4" w:space="0" w:color="000000"/>
              <w:right w:val="single" w:sz="4" w:space="0" w:color="000000"/>
            </w:tcBorders>
            <w:vAlign w:val="bottom"/>
          </w:tcPr>
          <w:p>
            <w:pPr>
              <w:pStyle w:val="TAC"/>
              <w:rPr/>
            </w:pPr>
            <w:r>
              <w:rPr/>
              <w:t>-1.19666</w:t>
            </w:r>
          </w:p>
        </w:tc>
      </w:tr>
      <w:tr>
        <w:trPr>
          <w:trHeight w:val="256" w:hRule="atLeast"/>
        </w:trPr>
        <w:tc>
          <w:tcPr>
            <w:tcW w:w="1088" w:type="dxa"/>
            <w:tcBorders>
              <w:left w:val="single" w:sz="4" w:space="0" w:color="000000"/>
              <w:right w:val="single" w:sz="4" w:space="0" w:color="000000"/>
            </w:tcBorders>
            <w:vAlign w:val="bottom"/>
          </w:tcPr>
          <w:p>
            <w:pPr>
              <w:pStyle w:val="TAC"/>
              <w:rPr/>
            </w:pPr>
            <w:r>
              <w:rPr/>
              <w:t>4</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-1.175381</w:t>
            </w:r>
          </w:p>
        </w:tc>
        <w:tc>
          <w:tcPr>
            <w:tcW w:w="1191" w:type="dxa"/>
            <w:tcBorders>
              <w:left w:val="single" w:sz="4" w:space="0" w:color="000000"/>
              <w:right w:val="single" w:sz="4" w:space="0" w:color="000000"/>
            </w:tcBorders>
            <w:vAlign w:val="bottom"/>
          </w:tcPr>
          <w:p>
            <w:pPr>
              <w:pStyle w:val="TAC"/>
              <w:rPr/>
            </w:pPr>
            <w:r>
              <w:rPr/>
              <w:t>0.184066</w:t>
            </w:r>
          </w:p>
        </w:tc>
      </w:tr>
      <w:tr>
        <w:trPr>
          <w:trHeight w:val="256" w:hRule="atLeast"/>
        </w:trPr>
        <w:tc>
          <w:tcPr>
            <w:tcW w:w="1088" w:type="dxa"/>
            <w:tcBorders>
              <w:left w:val="single" w:sz="4" w:space="0" w:color="000000"/>
              <w:right w:val="single" w:sz="4" w:space="0" w:color="000000"/>
            </w:tcBorders>
            <w:vAlign w:val="bottom"/>
          </w:tcPr>
          <w:p>
            <w:pPr>
              <w:pStyle w:val="TAC"/>
              <w:rPr/>
            </w:pPr>
            <w:r>
              <w:rPr/>
              <w:t>5</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0.947221</w:t>
            </w:r>
          </w:p>
        </w:tc>
        <w:tc>
          <w:tcPr>
            <w:tcW w:w="1191" w:type="dxa"/>
            <w:tcBorders>
              <w:left w:val="single" w:sz="4" w:space="0" w:color="000000"/>
              <w:right w:val="single" w:sz="4" w:space="0" w:color="000000"/>
            </w:tcBorders>
            <w:vAlign w:val="bottom"/>
          </w:tcPr>
          <w:p>
            <w:pPr>
              <w:pStyle w:val="TAC"/>
              <w:rPr/>
            </w:pPr>
            <w:r>
              <w:rPr/>
              <w:t>0.124282</w:t>
            </w:r>
          </w:p>
        </w:tc>
      </w:tr>
      <w:tr>
        <w:trPr>
          <w:trHeight w:val="256" w:hRule="atLeast"/>
        </w:trPr>
        <w:tc>
          <w:tcPr>
            <w:tcW w:w="1088" w:type="dxa"/>
            <w:tcBorders>
              <w:left w:val="single" w:sz="4" w:space="0" w:color="000000"/>
              <w:right w:val="single" w:sz="4" w:space="0" w:color="000000"/>
            </w:tcBorders>
            <w:vAlign w:val="bottom"/>
          </w:tcPr>
          <w:p>
            <w:pPr>
              <w:pStyle w:val="TAC"/>
              <w:rPr/>
            </w:pPr>
            <w:r>
              <w:rPr/>
              <w:t>6</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-0.193698</w:t>
            </w:r>
          </w:p>
        </w:tc>
        <w:tc>
          <w:tcPr>
            <w:tcW w:w="1191" w:type="dxa"/>
            <w:tcBorders>
              <w:left w:val="single" w:sz="4" w:space="0" w:color="000000"/>
              <w:right w:val="single" w:sz="4" w:space="0" w:color="000000"/>
            </w:tcBorders>
            <w:vAlign w:val="bottom"/>
          </w:tcPr>
          <w:p>
            <w:pPr>
              <w:pStyle w:val="TAC"/>
              <w:rPr/>
            </w:pPr>
            <w:r>
              <w:rPr/>
              <w:t>-2.84022</w:t>
            </w:r>
          </w:p>
        </w:tc>
      </w:tr>
      <w:tr>
        <w:trPr>
          <w:trHeight w:val="256" w:hRule="atLeast"/>
        </w:trPr>
        <w:tc>
          <w:tcPr>
            <w:tcW w:w="1088" w:type="dxa"/>
            <w:tcBorders>
              <w:left w:val="single" w:sz="4" w:space="0" w:color="000000"/>
              <w:right w:val="single" w:sz="4" w:space="0" w:color="000000"/>
            </w:tcBorders>
            <w:vAlign w:val="bottom"/>
          </w:tcPr>
          <w:p>
            <w:pPr>
              <w:pStyle w:val="TAC"/>
              <w:rPr/>
            </w:pPr>
            <w:r>
              <w:rPr/>
              <w:t>7</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0.500281</w:t>
            </w:r>
          </w:p>
        </w:tc>
        <w:tc>
          <w:tcPr>
            <w:tcW w:w="1191" w:type="dxa"/>
            <w:tcBorders>
              <w:left w:val="single" w:sz="4" w:space="0" w:color="000000"/>
              <w:right w:val="single" w:sz="4" w:space="0" w:color="000000"/>
            </w:tcBorders>
            <w:vAlign w:val="bottom"/>
          </w:tcPr>
          <w:p>
            <w:pPr>
              <w:pStyle w:val="TAC"/>
              <w:rPr/>
            </w:pPr>
            <w:r>
              <w:rPr/>
              <w:t>-1.84701</w:t>
            </w:r>
          </w:p>
        </w:tc>
      </w:tr>
      <w:tr>
        <w:trPr>
          <w:trHeight w:val="256" w:hRule="atLeast"/>
        </w:trPr>
        <w:tc>
          <w:tcPr>
            <w:tcW w:w="1088" w:type="dxa"/>
            <w:tcBorders>
              <w:left w:val="single" w:sz="4" w:space="0" w:color="000000"/>
              <w:right w:val="single" w:sz="4" w:space="0" w:color="000000"/>
            </w:tcBorders>
            <w:vAlign w:val="bottom"/>
          </w:tcPr>
          <w:p>
            <w:pPr>
              <w:pStyle w:val="TAC"/>
              <w:rPr/>
            </w:pPr>
            <w:r>
              <w:rPr/>
              <w:t>8</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-0.663529</w:t>
            </w:r>
          </w:p>
        </w:tc>
        <w:tc>
          <w:tcPr>
            <w:tcW w:w="1191" w:type="dxa"/>
            <w:tcBorders>
              <w:left w:val="single" w:sz="4" w:space="0" w:color="000000"/>
              <w:right w:val="single" w:sz="4" w:space="0" w:color="000000"/>
            </w:tcBorders>
            <w:vAlign w:val="bottom"/>
          </w:tcPr>
          <w:p>
            <w:pPr>
              <w:pStyle w:val="TAC"/>
              <w:rPr/>
            </w:pPr>
            <w:r>
              <w:rPr/>
              <w:t>0.698758</w:t>
            </w:r>
          </w:p>
        </w:tc>
      </w:tr>
      <w:tr>
        <w:trPr>
          <w:trHeight w:val="256" w:hRule="atLeast"/>
        </w:trPr>
        <w:tc>
          <w:tcPr>
            <w:tcW w:w="1088" w:type="dxa"/>
            <w:tcBorders>
              <w:left w:val="single" w:sz="4" w:space="0" w:color="000000"/>
              <w:right w:val="single" w:sz="4" w:space="0" w:color="000000"/>
            </w:tcBorders>
            <w:vAlign w:val="bottom"/>
          </w:tcPr>
          <w:p>
            <w:pPr>
              <w:pStyle w:val="TAC"/>
              <w:rPr/>
            </w:pPr>
            <w:r>
              <w:rPr/>
              <w:t>9</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-0.613332</w:t>
            </w:r>
          </w:p>
        </w:tc>
        <w:tc>
          <w:tcPr>
            <w:tcW w:w="1191" w:type="dxa"/>
            <w:tcBorders>
              <w:left w:val="single" w:sz="4" w:space="0" w:color="000000"/>
              <w:right w:val="single" w:sz="4" w:space="0" w:color="000000"/>
            </w:tcBorders>
            <w:vAlign w:val="bottom"/>
          </w:tcPr>
          <w:p>
            <w:pPr>
              <w:pStyle w:val="TAC"/>
              <w:rPr/>
            </w:pPr>
            <w:r>
              <w:rPr/>
              <w:t>2.280239</w:t>
            </w:r>
          </w:p>
        </w:tc>
      </w:tr>
      <w:tr>
        <w:trPr>
          <w:trHeight w:val="256" w:hRule="atLeast"/>
        </w:trPr>
        <w:tc>
          <w:tcPr>
            <w:tcW w:w="1088" w:type="dxa"/>
            <w:tcBorders>
              <w:left w:val="single" w:sz="4" w:space="0" w:color="000000"/>
              <w:right w:val="single" w:sz="4" w:space="0" w:color="000000"/>
            </w:tcBorders>
            <w:vAlign w:val="bottom"/>
          </w:tcPr>
          <w:p>
            <w:pPr>
              <w:pStyle w:val="TAC"/>
              <w:rPr/>
            </w:pPr>
            <w:r>
              <w:rPr/>
              <w:t>10</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-0.588043</w:t>
            </w:r>
          </w:p>
        </w:tc>
        <w:tc>
          <w:tcPr>
            <w:tcW w:w="1191" w:type="dxa"/>
            <w:tcBorders>
              <w:left w:val="single" w:sz="4" w:space="0" w:color="000000"/>
              <w:right w:val="single" w:sz="4" w:space="0" w:color="000000"/>
            </w:tcBorders>
            <w:vAlign w:val="bottom"/>
          </w:tcPr>
          <w:p>
            <w:pPr>
              <w:pStyle w:val="TAC"/>
              <w:rPr/>
            </w:pPr>
            <w:r>
              <w:rPr/>
              <w:t>-2.28482</w:t>
            </w:r>
          </w:p>
        </w:tc>
      </w:tr>
      <w:tr>
        <w:trPr>
          <w:trHeight w:val="256" w:hRule="atLeast"/>
        </w:trPr>
        <w:tc>
          <w:tcPr>
            <w:tcW w:w="1088" w:type="dxa"/>
            <w:tcBorders>
              <w:left w:val="single" w:sz="4" w:space="0" w:color="000000"/>
              <w:right w:val="single" w:sz="4" w:space="0" w:color="000000"/>
            </w:tcBorders>
            <w:vAlign w:val="bottom"/>
          </w:tcPr>
          <w:p>
            <w:pPr>
              <w:pStyle w:val="TAC"/>
              <w:rPr/>
            </w:pPr>
            <w:r>
              <w:rPr/>
              <w:t>11</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0.946645</w:t>
            </w:r>
          </w:p>
        </w:tc>
        <w:tc>
          <w:tcPr>
            <w:tcW w:w="1191" w:type="dxa"/>
            <w:tcBorders>
              <w:left w:val="single" w:sz="4" w:space="0" w:color="000000"/>
              <w:right w:val="single" w:sz="4" w:space="0" w:color="000000"/>
            </w:tcBorders>
            <w:vAlign w:val="bottom"/>
          </w:tcPr>
          <w:p>
            <w:pPr>
              <w:pStyle w:val="TAC"/>
              <w:rPr/>
            </w:pPr>
            <w:r>
              <w:rPr/>
              <w:t>-2.37569</w:t>
            </w:r>
          </w:p>
        </w:tc>
      </w:tr>
      <w:tr>
        <w:trPr>
          <w:trHeight w:val="256" w:hRule="atLeast"/>
        </w:trPr>
        <w:tc>
          <w:tcPr>
            <w:tcW w:w="1088" w:type="dxa"/>
            <w:tcBorders>
              <w:left w:val="single" w:sz="4" w:space="0" w:color="000000"/>
              <w:right w:val="single" w:sz="4" w:space="0" w:color="000000"/>
            </w:tcBorders>
            <w:vAlign w:val="bottom"/>
          </w:tcPr>
          <w:p>
            <w:pPr>
              <w:pStyle w:val="TAC"/>
              <w:rPr/>
            </w:pPr>
            <w:r>
              <w:rPr/>
              <w:t>12</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0.333311</w:t>
            </w:r>
          </w:p>
        </w:tc>
        <w:tc>
          <w:tcPr>
            <w:tcW w:w="1191" w:type="dxa"/>
            <w:tcBorders>
              <w:left w:val="single" w:sz="4" w:space="0" w:color="000000"/>
              <w:right w:val="single" w:sz="4" w:space="0" w:color="000000"/>
            </w:tcBorders>
            <w:vAlign w:val="bottom"/>
          </w:tcPr>
          <w:p>
            <w:pPr>
              <w:pStyle w:val="TAC"/>
              <w:rPr/>
            </w:pPr>
            <w:r>
              <w:rPr/>
              <w:t>2.883411</w:t>
            </w:r>
          </w:p>
        </w:tc>
      </w:tr>
      <w:tr>
        <w:trPr>
          <w:trHeight w:val="256" w:hRule="atLeast"/>
        </w:trPr>
        <w:tc>
          <w:tcPr>
            <w:tcW w:w="1088" w:type="dxa"/>
            <w:tcBorders>
              <w:left w:val="single" w:sz="4" w:space="0" w:color="000000"/>
              <w:right w:val="single" w:sz="4" w:space="0" w:color="000000"/>
            </w:tcBorders>
            <w:vAlign w:val="bottom"/>
          </w:tcPr>
          <w:p>
            <w:pPr>
              <w:pStyle w:val="TAC"/>
              <w:rPr/>
            </w:pPr>
            <w:r>
              <w:rPr/>
              <w:t>13</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0.967374</w:t>
            </w:r>
          </w:p>
        </w:tc>
        <w:tc>
          <w:tcPr>
            <w:tcW w:w="1191" w:type="dxa"/>
            <w:tcBorders>
              <w:left w:val="single" w:sz="4" w:space="0" w:color="000000"/>
              <w:right w:val="single" w:sz="4" w:space="0" w:color="000000"/>
            </w:tcBorders>
            <w:vAlign w:val="bottom"/>
          </w:tcPr>
          <w:p>
            <w:pPr>
              <w:pStyle w:val="TAC"/>
              <w:rPr/>
            </w:pPr>
            <w:r>
              <w:rPr/>
              <w:t>-1.18504</w:t>
            </w:r>
          </w:p>
        </w:tc>
      </w:tr>
      <w:tr>
        <w:trPr>
          <w:trHeight w:val="256" w:hRule="atLeast"/>
        </w:trPr>
        <w:tc>
          <w:tcPr>
            <w:tcW w:w="1088" w:type="dxa"/>
            <w:tcBorders>
              <w:left w:val="single" w:sz="4" w:space="0" w:color="000000"/>
              <w:right w:val="single" w:sz="4" w:space="0" w:color="000000"/>
            </w:tcBorders>
            <w:vAlign w:val="bottom"/>
          </w:tcPr>
          <w:p>
            <w:pPr>
              <w:pStyle w:val="TAC"/>
              <w:rPr/>
            </w:pPr>
            <w:r>
              <w:rPr/>
              <w:t>14</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0.436854</w:t>
            </w:r>
          </w:p>
        </w:tc>
        <w:tc>
          <w:tcPr>
            <w:tcW w:w="1191" w:type="dxa"/>
            <w:tcBorders>
              <w:left w:val="single" w:sz="4" w:space="0" w:color="000000"/>
              <w:right w:val="single" w:sz="4" w:space="0" w:color="000000"/>
            </w:tcBorders>
            <w:vAlign w:val="bottom"/>
          </w:tcPr>
          <w:p>
            <w:pPr>
              <w:pStyle w:val="TAC"/>
              <w:rPr/>
            </w:pPr>
            <w:r>
              <w:rPr/>
              <w:t>-2.76846</w:t>
            </w:r>
          </w:p>
        </w:tc>
      </w:tr>
      <w:tr>
        <w:trPr>
          <w:trHeight w:val="256" w:hRule="atLeast"/>
        </w:trPr>
        <w:tc>
          <w:tcPr>
            <w:tcW w:w="1088" w:type="dxa"/>
            <w:tcBorders>
              <w:left w:val="single" w:sz="4" w:space="0" w:color="000000"/>
              <w:right w:val="single" w:sz="4" w:space="0" w:color="000000"/>
            </w:tcBorders>
            <w:vAlign w:val="bottom"/>
          </w:tcPr>
          <w:p>
            <w:pPr>
              <w:pStyle w:val="TAC"/>
              <w:rPr/>
            </w:pPr>
            <w:r>
              <w:rPr/>
              <w:t>15</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0.510141</w:t>
            </w:r>
          </w:p>
        </w:tc>
        <w:tc>
          <w:tcPr>
            <w:tcW w:w="1191" w:type="dxa"/>
            <w:tcBorders>
              <w:left w:val="single" w:sz="4" w:space="0" w:color="000000"/>
              <w:right w:val="single" w:sz="4" w:space="0" w:color="000000"/>
            </w:tcBorders>
            <w:vAlign w:val="bottom"/>
          </w:tcPr>
          <w:p>
            <w:pPr>
              <w:pStyle w:val="TAC"/>
              <w:rPr/>
            </w:pPr>
            <w:r>
              <w:rPr/>
              <w:t>0.763488</w:t>
            </w:r>
          </w:p>
        </w:tc>
      </w:tr>
      <w:tr>
        <w:trPr>
          <w:trHeight w:val="256" w:hRule="atLeast"/>
        </w:trPr>
        <w:tc>
          <w:tcPr>
            <w:tcW w:w="1088" w:type="dxa"/>
            <w:tcBorders>
              <w:left w:val="single" w:sz="4" w:space="0" w:color="000000"/>
              <w:right w:val="single" w:sz="4" w:space="0" w:color="000000"/>
            </w:tcBorders>
            <w:vAlign w:val="bottom"/>
          </w:tcPr>
          <w:p>
            <w:pPr>
              <w:pStyle w:val="TAC"/>
              <w:rPr/>
            </w:pPr>
            <w:r>
              <w:rPr/>
              <w:t>16</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-0.063811</w:t>
            </w:r>
          </w:p>
        </w:tc>
        <w:tc>
          <w:tcPr>
            <w:tcW w:w="1191" w:type="dxa"/>
            <w:tcBorders>
              <w:left w:val="single" w:sz="4" w:space="0" w:color="000000"/>
              <w:right w:val="single" w:sz="4" w:space="0" w:color="000000"/>
            </w:tcBorders>
            <w:vAlign w:val="bottom"/>
          </w:tcPr>
          <w:p>
            <w:pPr>
              <w:pStyle w:val="TAC"/>
              <w:rPr/>
            </w:pPr>
            <w:r>
              <w:rPr/>
              <w:t>-0.46491</w:t>
            </w:r>
          </w:p>
        </w:tc>
      </w:tr>
      <w:tr>
        <w:trPr>
          <w:trHeight w:val="256" w:hRule="atLeast"/>
        </w:trPr>
        <w:tc>
          <w:tcPr>
            <w:tcW w:w="1088" w:type="dxa"/>
            <w:tcBorders>
              <w:left w:val="single" w:sz="4" w:space="0" w:color="000000"/>
              <w:right w:val="single" w:sz="4" w:space="0" w:color="000000"/>
            </w:tcBorders>
            <w:vAlign w:val="bottom"/>
          </w:tcPr>
          <w:p>
            <w:pPr>
              <w:pStyle w:val="TAC"/>
              <w:rPr/>
            </w:pPr>
            <w:r>
              <w:rPr/>
              <w:t>17</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0.048266</w:t>
            </w:r>
          </w:p>
        </w:tc>
        <w:tc>
          <w:tcPr>
            <w:tcW w:w="1191" w:type="dxa"/>
            <w:tcBorders>
              <w:left w:val="single" w:sz="4" w:space="0" w:color="000000"/>
              <w:right w:val="single" w:sz="4" w:space="0" w:color="000000"/>
            </w:tcBorders>
            <w:vAlign w:val="bottom"/>
          </w:tcPr>
          <w:p>
            <w:pPr>
              <w:pStyle w:val="TAC"/>
              <w:rPr/>
            </w:pPr>
            <w:r>
              <w:rPr/>
              <w:t>-2.27504</w:t>
            </w:r>
          </w:p>
        </w:tc>
      </w:tr>
      <w:tr>
        <w:trPr>
          <w:trHeight w:val="256" w:hRule="atLeast"/>
        </w:trPr>
        <w:tc>
          <w:tcPr>
            <w:tcW w:w="1088" w:type="dxa"/>
            <w:tcBorders>
              <w:left w:val="single" w:sz="4" w:space="0" w:color="000000"/>
              <w:right w:val="single" w:sz="4" w:space="0" w:color="000000"/>
            </w:tcBorders>
            <w:vAlign w:val="bottom"/>
          </w:tcPr>
          <w:p>
            <w:pPr>
              <w:pStyle w:val="TAC"/>
              <w:rPr/>
            </w:pPr>
            <w:r>
              <w:rPr/>
              <w:t>18</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-0.148392</w:t>
            </w:r>
          </w:p>
        </w:tc>
        <w:tc>
          <w:tcPr>
            <w:tcW w:w="1191" w:type="dxa"/>
            <w:tcBorders>
              <w:left w:val="single" w:sz="4" w:space="0" w:color="000000"/>
              <w:right w:val="single" w:sz="4" w:space="0" w:color="000000"/>
            </w:tcBorders>
            <w:vAlign w:val="bottom"/>
          </w:tcPr>
          <w:p>
            <w:pPr>
              <w:pStyle w:val="TAC"/>
              <w:rPr/>
            </w:pPr>
            <w:r>
              <w:rPr/>
              <w:t>1.762138</w:t>
            </w:r>
          </w:p>
        </w:tc>
      </w:tr>
      <w:tr>
        <w:trPr>
          <w:trHeight w:val="256" w:hRule="atLeast"/>
        </w:trPr>
        <w:tc>
          <w:tcPr>
            <w:tcW w:w="1088" w:type="dxa"/>
            <w:tcBorders>
              <w:left w:val="single" w:sz="4" w:space="0" w:color="000000"/>
              <w:right w:val="single" w:sz="4" w:space="0" w:color="000000"/>
            </w:tcBorders>
            <w:vAlign w:val="bottom"/>
          </w:tcPr>
          <w:p>
            <w:pPr>
              <w:pStyle w:val="TAC"/>
              <w:rPr/>
            </w:pPr>
            <w:r>
              <w:rPr/>
              <w:t>19</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0.945735</w:t>
            </w:r>
          </w:p>
        </w:tc>
        <w:tc>
          <w:tcPr>
            <w:tcW w:w="1191" w:type="dxa"/>
            <w:tcBorders>
              <w:left w:val="single" w:sz="4" w:space="0" w:color="000000"/>
              <w:right w:val="single" w:sz="4" w:space="0" w:color="000000"/>
            </w:tcBorders>
            <w:vAlign w:val="bottom"/>
          </w:tcPr>
          <w:p>
            <w:pPr>
              <w:pStyle w:val="TAC"/>
              <w:rPr/>
            </w:pPr>
            <w:r>
              <w:rPr/>
              <w:t>2.804486</w:t>
            </w:r>
          </w:p>
        </w:tc>
      </w:tr>
      <w:tr>
        <w:trPr>
          <w:trHeight w:val="256" w:hRule="atLeast"/>
        </w:trPr>
        <w:tc>
          <w:tcPr>
            <w:tcW w:w="1088" w:type="dxa"/>
            <w:tcBorders>
              <w:left w:val="single" w:sz="4" w:space="0" w:color="000000"/>
              <w:right w:val="single" w:sz="4" w:space="0" w:color="000000"/>
            </w:tcBorders>
            <w:vAlign w:val="bottom"/>
          </w:tcPr>
          <w:p>
            <w:pPr>
              <w:pStyle w:val="TAC"/>
              <w:rPr/>
            </w:pPr>
            <w:r>
              <w:rPr/>
              <w:t>20</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-0.125777</w:t>
            </w:r>
          </w:p>
        </w:tc>
        <w:tc>
          <w:tcPr>
            <w:tcW w:w="1191" w:type="dxa"/>
            <w:tcBorders>
              <w:left w:val="single" w:sz="4" w:space="0" w:color="000000"/>
              <w:right w:val="single" w:sz="4" w:space="0" w:color="000000"/>
            </w:tcBorders>
            <w:vAlign w:val="bottom"/>
          </w:tcPr>
          <w:p>
            <w:pPr>
              <w:pStyle w:val="TAC"/>
              <w:rPr/>
            </w:pPr>
            <w:r>
              <w:rPr/>
              <w:t>-1.69175</w:t>
            </w:r>
          </w:p>
        </w:tc>
      </w:tr>
      <w:tr>
        <w:trPr>
          <w:trHeight w:val="256" w:hRule="atLeast"/>
        </w:trPr>
        <w:tc>
          <w:tcPr>
            <w:tcW w:w="1088" w:type="dxa"/>
            <w:tcBorders>
              <w:left w:val="single" w:sz="4" w:space="0" w:color="000000"/>
              <w:right w:val="single" w:sz="4" w:space="0" w:color="000000"/>
            </w:tcBorders>
            <w:vAlign w:val="bottom"/>
          </w:tcPr>
          <w:p>
            <w:pPr>
              <w:pStyle w:val="TAC"/>
              <w:rPr/>
            </w:pPr>
            <w:r>
              <w:rPr/>
              <w:t>21</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-0.241518</w:t>
            </w:r>
          </w:p>
        </w:tc>
        <w:tc>
          <w:tcPr>
            <w:tcW w:w="1191" w:type="dxa"/>
            <w:tcBorders>
              <w:left w:val="single" w:sz="4" w:space="0" w:color="000000"/>
              <w:right w:val="single" w:sz="4" w:space="0" w:color="000000"/>
            </w:tcBorders>
            <w:vAlign w:val="bottom"/>
          </w:tcPr>
          <w:p>
            <w:pPr>
              <w:pStyle w:val="TAC"/>
              <w:rPr/>
            </w:pPr>
            <w:r>
              <w:rPr/>
              <w:t>-1.0321</w:t>
            </w:r>
          </w:p>
        </w:tc>
      </w:tr>
      <w:tr>
        <w:trPr>
          <w:trHeight w:val="256" w:hRule="atLeast"/>
        </w:trPr>
        <w:tc>
          <w:tcPr>
            <w:tcW w:w="1088" w:type="dxa"/>
            <w:tcBorders>
              <w:left w:val="single" w:sz="4" w:space="0" w:color="000000"/>
              <w:right w:val="single" w:sz="4" w:space="0" w:color="000000"/>
            </w:tcBorders>
            <w:vAlign w:val="bottom"/>
          </w:tcPr>
          <w:p>
            <w:pPr>
              <w:pStyle w:val="TAC"/>
              <w:rPr/>
            </w:pPr>
            <w:r>
              <w:rPr/>
              <w:t>22</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-0.063824</w:t>
            </w:r>
          </w:p>
        </w:tc>
        <w:tc>
          <w:tcPr>
            <w:tcW w:w="1191" w:type="dxa"/>
            <w:tcBorders>
              <w:left w:val="single" w:sz="4" w:space="0" w:color="000000"/>
              <w:right w:val="single" w:sz="4" w:space="0" w:color="000000"/>
            </w:tcBorders>
            <w:vAlign w:val="bottom"/>
          </w:tcPr>
          <w:p>
            <w:pPr>
              <w:pStyle w:val="TAC"/>
              <w:rPr/>
            </w:pPr>
            <w:r>
              <w:rPr/>
              <w:t>0.509415</w:t>
            </w:r>
          </w:p>
        </w:tc>
      </w:tr>
      <w:tr>
        <w:trPr>
          <w:trHeight w:val="256" w:hRule="atLeast"/>
        </w:trPr>
        <w:tc>
          <w:tcPr>
            <w:tcW w:w="1088" w:type="dxa"/>
            <w:tcBorders>
              <w:left w:val="single" w:sz="4" w:space="0" w:color="000000"/>
              <w:right w:val="single" w:sz="4" w:space="0" w:color="000000"/>
            </w:tcBorders>
            <w:vAlign w:val="bottom"/>
          </w:tcPr>
          <w:p>
            <w:pPr>
              <w:pStyle w:val="TAC"/>
              <w:rPr/>
            </w:pPr>
            <w:r>
              <w:rPr/>
              <w:t>23</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-1.240392</w:t>
            </w:r>
          </w:p>
        </w:tc>
        <w:tc>
          <w:tcPr>
            <w:tcW w:w="1191" w:type="dxa"/>
            <w:tcBorders>
              <w:left w:val="single" w:sz="4" w:space="0" w:color="000000"/>
              <w:right w:val="single" w:sz="4" w:space="0" w:color="000000"/>
            </w:tcBorders>
            <w:vAlign w:val="bottom"/>
          </w:tcPr>
          <w:p>
            <w:pPr>
              <w:pStyle w:val="TAC"/>
              <w:rPr/>
            </w:pPr>
            <w:r>
              <w:rPr/>
              <w:t>-1.95737</w:t>
            </w:r>
          </w:p>
        </w:tc>
      </w:tr>
      <w:tr>
        <w:trPr>
          <w:trHeight w:val="256" w:hRule="atLeast"/>
        </w:trPr>
        <w:tc>
          <w:tcPr>
            <w:tcW w:w="1088" w:type="dxa"/>
            <w:tcBorders>
              <w:left w:val="single" w:sz="4" w:space="0" w:color="000000"/>
              <w:right w:val="single" w:sz="4" w:space="0" w:color="000000"/>
            </w:tcBorders>
            <w:vAlign w:val="bottom"/>
          </w:tcPr>
          <w:p>
            <w:pPr>
              <w:pStyle w:val="TAC"/>
              <w:rPr/>
            </w:pPr>
            <w:r>
              <w:rPr/>
              <w:t>24</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0.542172</w:t>
            </w:r>
          </w:p>
        </w:tc>
        <w:tc>
          <w:tcPr>
            <w:tcW w:w="1191" w:type="dxa"/>
            <w:tcBorders>
              <w:left w:val="single" w:sz="4" w:space="0" w:color="000000"/>
              <w:right w:val="single" w:sz="4" w:space="0" w:color="000000"/>
            </w:tcBorders>
            <w:vAlign w:val="bottom"/>
          </w:tcPr>
          <w:p>
            <w:pPr>
              <w:pStyle w:val="TAC"/>
              <w:rPr/>
            </w:pPr>
            <w:r>
              <w:rPr/>
              <w:t>-0.567</w:t>
            </w:r>
          </w:p>
        </w:tc>
      </w:tr>
      <w:tr>
        <w:trPr>
          <w:trHeight w:val="256" w:hRule="atLeast"/>
        </w:trPr>
        <w:tc>
          <w:tcPr>
            <w:tcW w:w="1088" w:type="dxa"/>
            <w:tcBorders>
              <w:left w:val="single" w:sz="4" w:space="0" w:color="000000"/>
              <w:right w:val="single" w:sz="4" w:space="0" w:color="000000"/>
            </w:tcBorders>
            <w:vAlign w:val="bottom"/>
          </w:tcPr>
          <w:p>
            <w:pPr>
              <w:pStyle w:val="TAC"/>
              <w:rPr/>
            </w:pPr>
            <w:r>
              <w:rPr/>
              <w:t>25</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0.043647</w:t>
            </w:r>
          </w:p>
        </w:tc>
        <w:tc>
          <w:tcPr>
            <w:tcW w:w="1191" w:type="dxa"/>
            <w:tcBorders>
              <w:left w:val="single" w:sz="4" w:space="0" w:color="000000"/>
              <w:right w:val="single" w:sz="4" w:space="0" w:color="000000"/>
            </w:tcBorders>
            <w:vAlign w:val="bottom"/>
          </w:tcPr>
          <w:p>
            <w:pPr>
              <w:pStyle w:val="TAC"/>
              <w:rPr/>
            </w:pPr>
            <w:r>
              <w:rPr/>
              <w:t>2.319619</w:t>
            </w:r>
          </w:p>
        </w:tc>
      </w:tr>
      <w:tr>
        <w:trPr>
          <w:trHeight w:val="256" w:hRule="atLeast"/>
        </w:trPr>
        <w:tc>
          <w:tcPr>
            <w:tcW w:w="1088" w:type="dxa"/>
            <w:tcBorders>
              <w:left w:val="single" w:sz="4" w:space="0" w:color="000000"/>
              <w:right w:val="single" w:sz="4" w:space="0" w:color="000000"/>
            </w:tcBorders>
            <w:vAlign w:val="bottom"/>
          </w:tcPr>
          <w:p>
            <w:pPr>
              <w:pStyle w:val="TAC"/>
              <w:rPr/>
            </w:pPr>
            <w:r>
              <w:rPr/>
              <w:t>26</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-0.291045</w:t>
            </w:r>
          </w:p>
        </w:tc>
        <w:tc>
          <w:tcPr>
            <w:tcW w:w="1191" w:type="dxa"/>
            <w:tcBorders>
              <w:left w:val="single" w:sz="4" w:space="0" w:color="000000"/>
              <w:right w:val="single" w:sz="4" w:space="0" w:color="000000"/>
            </w:tcBorders>
            <w:vAlign w:val="bottom"/>
          </w:tcPr>
          <w:p>
            <w:pPr>
              <w:pStyle w:val="TAC"/>
              <w:rPr/>
            </w:pPr>
            <w:r>
              <w:rPr/>
              <w:t>2.853233</w:t>
            </w:r>
          </w:p>
        </w:tc>
      </w:tr>
      <w:tr>
        <w:trPr>
          <w:trHeight w:val="256" w:hRule="atLeast"/>
        </w:trPr>
        <w:tc>
          <w:tcPr>
            <w:tcW w:w="1088" w:type="dxa"/>
            <w:tcBorders>
              <w:left w:val="single" w:sz="4" w:space="0" w:color="000000"/>
              <w:right w:val="single" w:sz="4" w:space="0" w:color="000000"/>
            </w:tcBorders>
            <w:vAlign w:val="bottom"/>
          </w:tcPr>
          <w:p>
            <w:pPr>
              <w:pStyle w:val="TAC"/>
              <w:rPr/>
            </w:pPr>
            <w:r>
              <w:rPr/>
              <w:t>27</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-0.841101</w:t>
            </w:r>
          </w:p>
        </w:tc>
        <w:tc>
          <w:tcPr>
            <w:tcW w:w="1191" w:type="dxa"/>
            <w:tcBorders>
              <w:left w:val="single" w:sz="4" w:space="0" w:color="000000"/>
              <w:right w:val="single" w:sz="4" w:space="0" w:color="000000"/>
            </w:tcBorders>
            <w:vAlign w:val="bottom"/>
          </w:tcPr>
          <w:p>
            <w:pPr>
              <w:pStyle w:val="TAC"/>
              <w:rPr/>
            </w:pPr>
            <w:r>
              <w:rPr/>
              <w:t>-3.07101</w:t>
            </w:r>
          </w:p>
        </w:tc>
      </w:tr>
      <w:tr>
        <w:trPr>
          <w:trHeight w:val="256" w:hRule="atLeast"/>
        </w:trPr>
        <w:tc>
          <w:tcPr>
            <w:tcW w:w="1088" w:type="dxa"/>
            <w:tcBorders>
              <w:left w:val="single" w:sz="4" w:space="0" w:color="000000"/>
              <w:right w:val="single" w:sz="4" w:space="0" w:color="000000"/>
            </w:tcBorders>
            <w:vAlign w:val="bottom"/>
          </w:tcPr>
          <w:p>
            <w:pPr>
              <w:pStyle w:val="TAC"/>
              <w:rPr/>
            </w:pPr>
            <w:r>
              <w:rPr/>
              <w:t>28</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-1.213891</w:t>
            </w:r>
          </w:p>
        </w:tc>
        <w:tc>
          <w:tcPr>
            <w:tcW w:w="1191" w:type="dxa"/>
            <w:tcBorders>
              <w:left w:val="single" w:sz="4" w:space="0" w:color="000000"/>
              <w:right w:val="single" w:sz="4" w:space="0" w:color="000000"/>
            </w:tcBorders>
            <w:vAlign w:val="bottom"/>
          </w:tcPr>
          <w:p>
            <w:pPr>
              <w:pStyle w:val="TAC"/>
              <w:rPr/>
            </w:pPr>
            <w:r>
              <w:rPr/>
              <w:t>2.113132</w:t>
            </w:r>
          </w:p>
        </w:tc>
      </w:tr>
      <w:tr>
        <w:trPr>
          <w:trHeight w:val="256" w:hRule="atLeast"/>
        </w:trPr>
        <w:tc>
          <w:tcPr>
            <w:tcW w:w="1088" w:type="dxa"/>
            <w:tcBorders>
              <w:left w:val="single" w:sz="4" w:space="0" w:color="000000"/>
              <w:right w:val="single" w:sz="4" w:space="0" w:color="000000"/>
            </w:tcBorders>
            <w:vAlign w:val="bottom"/>
          </w:tcPr>
          <w:p>
            <w:pPr>
              <w:pStyle w:val="TAC"/>
              <w:rPr/>
            </w:pPr>
            <w:r>
              <w:rPr/>
              <w:t>29</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-0.706626</w:t>
            </w:r>
          </w:p>
        </w:tc>
        <w:tc>
          <w:tcPr>
            <w:tcW w:w="1191" w:type="dxa"/>
            <w:tcBorders>
              <w:left w:val="single" w:sz="4" w:space="0" w:color="000000"/>
              <w:right w:val="single" w:sz="4" w:space="0" w:color="000000"/>
            </w:tcBorders>
            <w:vAlign w:val="bottom"/>
          </w:tcPr>
          <w:p>
            <w:pPr>
              <w:pStyle w:val="TAC"/>
              <w:rPr/>
            </w:pPr>
            <w:r>
              <w:rPr/>
              <w:t>-1.50877</w:t>
            </w:r>
          </w:p>
        </w:tc>
      </w:tr>
      <w:tr>
        <w:trPr>
          <w:trHeight w:val="256" w:hRule="atLeast"/>
        </w:trPr>
        <w:tc>
          <w:tcPr>
            <w:tcW w:w="1088" w:type="dxa"/>
            <w:tcBorders>
              <w:left w:val="single" w:sz="4" w:space="0" w:color="000000"/>
              <w:right w:val="single" w:sz="4" w:space="0" w:color="000000"/>
            </w:tcBorders>
            <w:vAlign w:val="bottom"/>
          </w:tcPr>
          <w:p>
            <w:pPr>
              <w:pStyle w:val="TAC"/>
              <w:rPr/>
            </w:pPr>
            <w:r>
              <w:rPr/>
              <w:t>30</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-0.774625</w:t>
            </w:r>
          </w:p>
        </w:tc>
        <w:tc>
          <w:tcPr>
            <w:tcW w:w="1191" w:type="dxa"/>
            <w:tcBorders>
              <w:left w:val="single" w:sz="4" w:space="0" w:color="000000"/>
              <w:right w:val="single" w:sz="4" w:space="0" w:color="000000"/>
            </w:tcBorders>
            <w:vAlign w:val="bottom"/>
          </w:tcPr>
          <w:p>
            <w:pPr>
              <w:pStyle w:val="TAC"/>
              <w:rPr/>
            </w:pPr>
            <w:r>
              <w:rPr/>
              <w:t>-0.65404</w:t>
            </w:r>
          </w:p>
        </w:tc>
      </w:tr>
      <w:tr>
        <w:trPr>
          <w:trHeight w:val="256" w:hRule="atLeast"/>
        </w:trPr>
        <w:tc>
          <w:tcPr>
            <w:tcW w:w="1088" w:type="dxa"/>
            <w:tcBorders>
              <w:left w:val="single" w:sz="4" w:space="0" w:color="000000"/>
              <w:right w:val="single" w:sz="4" w:space="0" w:color="000000"/>
            </w:tcBorders>
            <w:vAlign w:val="bottom"/>
          </w:tcPr>
          <w:p>
            <w:pPr>
              <w:pStyle w:val="TAC"/>
              <w:rPr/>
            </w:pPr>
            <w:r>
              <w:rPr/>
              <w:t>31</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-0.707445</w:t>
            </w:r>
          </w:p>
        </w:tc>
        <w:tc>
          <w:tcPr>
            <w:tcW w:w="1191" w:type="dxa"/>
            <w:tcBorders>
              <w:left w:val="single" w:sz="4" w:space="0" w:color="000000"/>
              <w:right w:val="single" w:sz="4" w:space="0" w:color="000000"/>
            </w:tcBorders>
            <w:vAlign w:val="bottom"/>
          </w:tcPr>
          <w:p>
            <w:pPr>
              <w:pStyle w:val="TAC"/>
              <w:rPr/>
            </w:pPr>
            <w:r>
              <w:rPr/>
              <w:t>1.464227</w:t>
            </w:r>
          </w:p>
        </w:tc>
      </w:tr>
      <w:tr>
        <w:trPr>
          <w:trHeight w:val="256" w:hRule="atLeast"/>
        </w:trPr>
        <w:tc>
          <w:tcPr>
            <w:tcW w:w="1088" w:type="dxa"/>
            <w:tcBorders>
              <w:left w:val="single" w:sz="4" w:space="0" w:color="000000"/>
              <w:right w:val="single" w:sz="4" w:space="0" w:color="000000"/>
            </w:tcBorders>
            <w:vAlign w:val="bottom"/>
          </w:tcPr>
          <w:p>
            <w:pPr>
              <w:pStyle w:val="TAC"/>
              <w:rPr/>
            </w:pPr>
            <w:r>
              <w:rPr/>
              <w:t>32</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0.990842</w:t>
            </w:r>
          </w:p>
        </w:tc>
        <w:tc>
          <w:tcPr>
            <w:tcW w:w="1191" w:type="dxa"/>
            <w:tcBorders>
              <w:left w:val="single" w:sz="4" w:space="0" w:color="000000"/>
              <w:right w:val="single" w:sz="4" w:space="0" w:color="000000"/>
            </w:tcBorders>
            <w:vAlign w:val="bottom"/>
          </w:tcPr>
          <w:p>
            <w:pPr>
              <w:pStyle w:val="TAC"/>
              <w:rPr/>
            </w:pPr>
            <w:r>
              <w:rPr/>
              <w:t>1.373127</w:t>
            </w:r>
          </w:p>
        </w:tc>
      </w:tr>
      <w:tr>
        <w:trPr>
          <w:trHeight w:val="256" w:hRule="atLeast"/>
        </w:trPr>
        <w:tc>
          <w:tcPr>
            <w:tcW w:w="1088" w:type="dxa"/>
            <w:tcBorders>
              <w:left w:val="single" w:sz="4" w:space="0" w:color="000000"/>
              <w:right w:val="single" w:sz="4" w:space="0" w:color="000000"/>
            </w:tcBorders>
            <w:vAlign w:val="bottom"/>
          </w:tcPr>
          <w:p>
            <w:pPr>
              <w:pStyle w:val="TAC"/>
              <w:rPr/>
            </w:pPr>
            <w:r>
              <w:rPr/>
              <w:t>33</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-0.122664</w:t>
            </w:r>
          </w:p>
        </w:tc>
        <w:tc>
          <w:tcPr>
            <w:tcW w:w="1191" w:type="dxa"/>
            <w:tcBorders>
              <w:left w:val="single" w:sz="4" w:space="0" w:color="000000"/>
              <w:right w:val="single" w:sz="4" w:space="0" w:color="000000"/>
            </w:tcBorders>
            <w:vAlign w:val="bottom"/>
          </w:tcPr>
          <w:p>
            <w:pPr>
              <w:pStyle w:val="TAC"/>
              <w:rPr/>
            </w:pPr>
            <w:r>
              <w:rPr/>
              <w:t>1.112751</w:t>
            </w:r>
          </w:p>
        </w:tc>
      </w:tr>
      <w:tr>
        <w:trPr>
          <w:trHeight w:val="256" w:hRule="atLeast"/>
        </w:trPr>
        <w:tc>
          <w:tcPr>
            <w:tcW w:w="1088" w:type="dxa"/>
            <w:tcBorders>
              <w:left w:val="single" w:sz="4" w:space="0" w:color="000000"/>
              <w:right w:val="single" w:sz="4" w:space="0" w:color="000000"/>
            </w:tcBorders>
            <w:vAlign w:val="bottom"/>
          </w:tcPr>
          <w:p>
            <w:pPr>
              <w:pStyle w:val="TAC"/>
              <w:rPr/>
            </w:pPr>
            <w:r>
              <w:rPr/>
              <w:t>34</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0.598614</w:t>
            </w:r>
          </w:p>
        </w:tc>
        <w:tc>
          <w:tcPr>
            <w:tcW w:w="1191" w:type="dxa"/>
            <w:tcBorders>
              <w:left w:val="single" w:sz="4" w:space="0" w:color="000000"/>
              <w:right w:val="single" w:sz="4" w:space="0" w:color="000000"/>
            </w:tcBorders>
            <w:vAlign w:val="bottom"/>
          </w:tcPr>
          <w:p>
            <w:pPr>
              <w:pStyle w:val="TAC"/>
              <w:rPr/>
            </w:pPr>
            <w:r>
              <w:rPr/>
              <w:t>2.113949</w:t>
            </w:r>
          </w:p>
        </w:tc>
      </w:tr>
      <w:tr>
        <w:trPr>
          <w:trHeight w:val="256" w:hRule="atLeast"/>
        </w:trPr>
        <w:tc>
          <w:tcPr>
            <w:tcW w:w="1088" w:type="dxa"/>
            <w:tcBorders>
              <w:left w:val="single" w:sz="4" w:space="0" w:color="000000"/>
              <w:right w:val="single" w:sz="4" w:space="0" w:color="000000"/>
            </w:tcBorders>
            <w:vAlign w:val="bottom"/>
          </w:tcPr>
          <w:p>
            <w:pPr>
              <w:pStyle w:val="TAC"/>
              <w:rPr/>
            </w:pPr>
            <w:r>
              <w:rPr/>
              <w:t>35</w:t>
            </w:r>
          </w:p>
        </w:tc>
        <w:tc>
          <w:tcPr>
            <w:tcW w:w="1191" w:type="dxa"/>
            <w:tcBorders>
              <w:left w:val="single" w:sz="4" w:space="0" w:color="000000"/>
              <w:right w:val="single" w:sz="4" w:space="0" w:color="000000"/>
            </w:tcBorders>
            <w:vAlign w:val="bottom"/>
          </w:tcPr>
          <w:p>
            <w:pPr>
              <w:pStyle w:val="TAC"/>
              <w:rPr>
                <w:rFonts w:cs="Arial"/>
                <w:szCs w:val="18"/>
              </w:rPr>
            </w:pPr>
            <w:r>
              <w:rPr>
                <w:rFonts w:cs="Arial"/>
                <w:color w:val="000000"/>
                <w:szCs w:val="18"/>
              </w:rPr>
              <w:t>0.306690</w:t>
            </w:r>
          </w:p>
        </w:tc>
        <w:tc>
          <w:tcPr>
            <w:tcW w:w="1191" w:type="dxa"/>
            <w:tcBorders>
              <w:left w:val="single" w:sz="4" w:space="0" w:color="000000"/>
              <w:right w:val="single" w:sz="4" w:space="0" w:color="000000"/>
            </w:tcBorders>
            <w:vAlign w:val="bottom"/>
          </w:tcPr>
          <w:p>
            <w:pPr>
              <w:pStyle w:val="TAC"/>
              <w:rPr/>
            </w:pPr>
            <w:r>
              <w:rPr/>
              <w:t>0.057137</w:t>
            </w:r>
          </w:p>
        </w:tc>
      </w:tr>
      <w:tr>
        <w:trPr>
          <w:trHeight w:val="256" w:hRule="atLeast"/>
        </w:trPr>
        <w:tc>
          <w:tcPr>
            <w:tcW w:w="1088" w:type="dxa"/>
            <w:tcBorders>
              <w:left w:val="single" w:sz="4" w:space="0" w:color="000000"/>
              <w:bottom w:val="single" w:sz="4" w:space="0" w:color="000000"/>
              <w:right w:val="single" w:sz="4" w:space="0" w:color="000000"/>
            </w:tcBorders>
            <w:vAlign w:val="bottom"/>
          </w:tcPr>
          <w:p>
            <w:pPr>
              <w:pStyle w:val="TAC"/>
              <w:rPr/>
            </w:pPr>
            <w:r>
              <w:rPr/>
              <w:t>36</w:t>
            </w:r>
          </w:p>
        </w:tc>
        <w:tc>
          <w:tcPr>
            <w:tcW w:w="1191" w:type="dxa"/>
            <w:tcBorders>
              <w:left w:val="single" w:sz="4" w:space="0" w:color="000000"/>
              <w:bottom w:val="single" w:sz="4" w:space="0" w:color="000000"/>
              <w:right w:val="single" w:sz="4" w:space="0" w:color="000000"/>
            </w:tcBorders>
            <w:vAlign w:val="bottom"/>
          </w:tcPr>
          <w:p>
            <w:pPr>
              <w:pStyle w:val="TAC"/>
              <w:rPr>
                <w:rFonts w:cs="Arial"/>
                <w:szCs w:val="18"/>
              </w:rPr>
            </w:pPr>
            <w:r>
              <w:rPr>
                <w:rFonts w:cs="Arial"/>
                <w:color w:val="000000"/>
                <w:szCs w:val="18"/>
              </w:rPr>
              <w:t>0.381934</w:t>
            </w:r>
          </w:p>
        </w:tc>
        <w:tc>
          <w:tcPr>
            <w:tcW w:w="1191" w:type="dxa"/>
            <w:tcBorders>
              <w:left w:val="single" w:sz="4" w:space="0" w:color="000000"/>
              <w:bottom w:val="single" w:sz="4" w:space="0" w:color="000000"/>
              <w:right w:val="single" w:sz="4" w:space="0" w:color="000000"/>
            </w:tcBorders>
            <w:vAlign w:val="bottom"/>
          </w:tcPr>
          <w:p>
            <w:pPr>
              <w:pStyle w:val="TAC"/>
              <w:rPr/>
            </w:pPr>
            <w:r>
              <w:rPr/>
              <w:t>1.457925</w:t>
            </w:r>
          </w:p>
        </w:tc>
      </w:tr>
    </w:tbl>
    <w:p>
      <w:pPr>
        <w:pStyle w:val="Normal"/>
        <w:rPr/>
      </w:pPr>
      <w:r>
        <w:rPr/>
      </w:r>
    </w:p>
    <w:p>
      <w:pPr>
        <w:pStyle w:val="TH"/>
        <w:rPr/>
      </w:pPr>
      <w:r>
        <w:rPr/>
      </w:r>
    </w:p>
    <w:tbl>
      <w:tblPr>
        <w:tblW w:w="3458" w:type="dxa"/>
        <w:jc w:val="center"/>
        <w:tblInd w:w="0" w:type="dxa"/>
        <w:tblLayout w:type="fixed"/>
        <w:tblCellMar>
          <w:top w:w="0" w:type="dxa"/>
          <w:left w:w="108" w:type="dxa"/>
          <w:bottom w:w="0" w:type="dxa"/>
          <w:right w:w="108" w:type="dxa"/>
        </w:tblCellMar>
      </w:tblPr>
      <w:tblGrid>
        <w:gridCol w:w="1071"/>
        <w:gridCol w:w="1172"/>
        <w:gridCol w:w="1215"/>
      </w:tblGrid>
      <w:tr>
        <w:trPr>
          <w:tblHeader w:val="true"/>
          <w:trHeight w:val="257" w:hRule="atLeast"/>
        </w:trPr>
        <w:tc>
          <w:tcPr>
            <w:tcW w:w="1071" w:type="dxa"/>
            <w:tcBorders>
              <w:top w:val="single" w:sz="4" w:space="0" w:color="000000"/>
              <w:left w:val="single" w:sz="4" w:space="0" w:color="000000"/>
              <w:bottom w:val="single" w:sz="4" w:space="0" w:color="000000"/>
              <w:right w:val="single" w:sz="4" w:space="0" w:color="000000"/>
            </w:tcBorders>
            <w:vAlign w:val="bottom"/>
          </w:tcPr>
          <w:p>
            <w:pPr>
              <w:pStyle w:val="TAH"/>
              <w:rPr/>
            </w:pPr>
            <w:r>
              <w:rPr/>
              <w:t xml:space="preserve">Index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47625" cy="133350"/>
                  <wp:effectExtent l="0" t="0" r="0" b="0"/>
                  <wp:docPr id="5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1" descr=""/>
                          <pic:cNvPicPr>
                            <a:picLocks noChangeAspect="1" noChangeArrowheads="1"/>
                          </pic:cNvPicPr>
                        </pic:nvPicPr>
                        <pic:blipFill>
                          <a:blip r:embed="rId56"/>
                          <a:srcRect l="-758" t="-270" r="-758" b="-270"/>
                          <a:stretch>
                            <a:fillRect/>
                          </a:stretch>
                        </pic:blipFill>
                        <pic:spPr bwMode="auto">
                          <a:xfrm>
                            <a:off x="0" y="0"/>
                            <a:ext cx="47625" cy="133350"/>
                          </a:xfrm>
                          <a:prstGeom prst="rect">
                            <a:avLst/>
                          </a:prstGeom>
                        </pic:spPr>
                      </pic:pic>
                    </a:graphicData>
                  </a:graphic>
                </wp:inline>
              </w:drawing>
            </w:r>
            <w:r>
              <w:rPr>
                <w:position w:val="-5"/>
              </w:rPr>
            </w:r>
            <w:r>
              <w:rPr>
                <w:position w:val="-5"/>
              </w:rPr>
              <w:fldChar w:fldCharType="end"/>
            </w:r>
          </w:p>
        </w:tc>
        <w:tc>
          <w:tcPr>
            <w:tcW w:w="1172" w:type="dxa"/>
            <w:tcBorders>
              <w:top w:val="single" w:sz="4" w:space="0" w:color="000000"/>
              <w:left w:val="single" w:sz="4" w:space="0" w:color="000000"/>
              <w:bottom w:val="single" w:sz="4" w:space="0" w:color="000000"/>
              <w:right w:val="single" w:sz="4" w:space="0" w:color="000000"/>
            </w:tcBorders>
            <w:vAlign w:val="bottom"/>
          </w:tcPr>
          <w:p>
            <w:pPr>
              <w:pStyle w:val="TAH"/>
              <w:rPr/>
            </w:pPr>
            <w:r>
              <w:fldChar w:fldCharType="begin"/>
            </w:r>
            <w:r>
              <w:rPr>
                <w:position w:val="-9"/>
              </w:rPr>
              <w:instrText xml:space="preserve"> QUOTE _x0001_ </w:instrText>
            </w:r>
            <w:r>
              <w:rPr>
                <w:position w:val="-9"/>
              </w:rPr>
            </w:r>
            <w:r>
              <w:rPr>
                <w:position w:val="-9"/>
              </w:rPr>
              <w:fldChar w:fldCharType="separate"/>
            </w:r>
            <w:r>
              <w:rPr>
                <w:position w:val="-9"/>
              </w:rPr>
            </w:r>
            <w:r>
              <w:rPr>
                <w:position w:val="-9"/>
              </w:rPr>
              <w:drawing>
                <wp:inline distT="0" distB="0" distL="0" distR="0">
                  <wp:extent cx="314325" cy="190500"/>
                  <wp:effectExtent l="0" t="0" r="0" b="0"/>
                  <wp:docPr id="55"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2" descr=""/>
                          <pic:cNvPicPr>
                            <a:picLocks noChangeAspect="1" noChangeArrowheads="1"/>
                          </pic:cNvPicPr>
                        </pic:nvPicPr>
                        <pic:blipFill>
                          <a:blip r:embed="rId57"/>
                          <a:srcRect l="-115" t="-189" r="-115" b="-189"/>
                          <a:stretch>
                            <a:fillRect/>
                          </a:stretch>
                        </pic:blipFill>
                        <pic:spPr bwMode="auto">
                          <a:xfrm>
                            <a:off x="0" y="0"/>
                            <a:ext cx="314325" cy="190500"/>
                          </a:xfrm>
                          <a:prstGeom prst="rect">
                            <a:avLst/>
                          </a:prstGeom>
                        </pic:spPr>
                      </pic:pic>
                    </a:graphicData>
                  </a:graphic>
                </wp:inline>
              </w:drawing>
            </w:r>
            <w:r>
              <w:rPr>
                <w:position w:val="-9"/>
              </w:rPr>
            </w:r>
            <w:r>
              <w:rPr>
                <w:position w:val="-9"/>
              </w:rPr>
              <w:fldChar w:fldCharType="end"/>
            </w:r>
            <w:r>
              <w:rPr/>
              <w:t xml:space="preserve"> </w:t>
            </w:r>
          </w:p>
        </w:tc>
        <w:tc>
          <w:tcPr>
            <w:tcW w:w="1215" w:type="dxa"/>
            <w:tcBorders>
              <w:top w:val="single" w:sz="4" w:space="0" w:color="000000"/>
              <w:left w:val="single" w:sz="4" w:space="0" w:color="000000"/>
              <w:bottom w:val="single" w:sz="4" w:space="0" w:color="000000"/>
              <w:right w:val="single" w:sz="4" w:space="0" w:color="000000"/>
            </w:tcBorders>
            <w:vAlign w:val="bottom"/>
          </w:tcPr>
          <w:p>
            <w:pPr>
              <w:pStyle w:val="TAH"/>
              <w:rPr/>
            </w:pPr>
            <w:r>
              <w:rPr/>
              <w:drawing>
                <wp:inline distT="0" distB="0" distL="0" distR="0">
                  <wp:extent cx="333375" cy="190500"/>
                  <wp:effectExtent l="0" t="0" r="0" b="0"/>
                  <wp:docPr id="56"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3" descr=""/>
                          <pic:cNvPicPr>
                            <a:picLocks noChangeAspect="1" noChangeArrowheads="1"/>
                          </pic:cNvPicPr>
                        </pic:nvPicPr>
                        <pic:blipFill>
                          <a:blip r:embed="rId58"/>
                          <a:srcRect l="-108" t="-189" r="-108" b="-189"/>
                          <a:stretch>
                            <a:fillRect/>
                          </a:stretch>
                        </pic:blipFill>
                        <pic:spPr bwMode="auto">
                          <a:xfrm>
                            <a:off x="0" y="0"/>
                            <a:ext cx="333375" cy="190500"/>
                          </a:xfrm>
                          <a:prstGeom prst="rect">
                            <a:avLst/>
                          </a:prstGeom>
                        </pic:spPr>
                      </pic:pic>
                    </a:graphicData>
                  </a:graphic>
                </wp:inline>
              </w:drawing>
            </w:r>
          </w:p>
        </w:tc>
      </w:tr>
      <w:tr>
        <w:trPr>
          <w:trHeight w:val="257" w:hRule="atLeast"/>
        </w:trPr>
        <w:tc>
          <w:tcPr>
            <w:tcW w:w="1071" w:type="dxa"/>
            <w:tcBorders>
              <w:left w:val="single" w:sz="4" w:space="0" w:color="000000"/>
              <w:right w:val="single" w:sz="4" w:space="0" w:color="000000"/>
            </w:tcBorders>
            <w:vAlign w:val="bottom"/>
          </w:tcPr>
          <w:p>
            <w:pPr>
              <w:pStyle w:val="TAC"/>
              <w:rPr/>
            </w:pPr>
            <w:r>
              <w:rPr/>
              <w:t>1</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1.570796</w:t>
            </w:r>
          </w:p>
        </w:tc>
        <w:tc>
          <w:tcPr>
            <w:tcW w:w="1215" w:type="dxa"/>
            <w:tcBorders>
              <w:left w:val="single" w:sz="4" w:space="0" w:color="000000"/>
              <w:right w:val="single" w:sz="4" w:space="0" w:color="000000"/>
            </w:tcBorders>
            <w:vAlign w:val="bottom"/>
          </w:tcPr>
          <w:p>
            <w:pPr>
              <w:pStyle w:val="TAC"/>
              <w:rPr/>
            </w:pPr>
            <w:r>
              <w:rPr/>
              <w:t>0</w:t>
            </w:r>
          </w:p>
        </w:tc>
      </w:tr>
      <w:tr>
        <w:trPr>
          <w:trHeight w:val="257" w:hRule="atLeast"/>
        </w:trPr>
        <w:tc>
          <w:tcPr>
            <w:tcW w:w="1071" w:type="dxa"/>
            <w:tcBorders>
              <w:left w:val="single" w:sz="4" w:space="0" w:color="000000"/>
              <w:right w:val="single" w:sz="4" w:space="0" w:color="000000"/>
            </w:tcBorders>
            <w:vAlign w:val="bottom"/>
          </w:tcPr>
          <w:p>
            <w:pPr>
              <w:pStyle w:val="TAC"/>
              <w:rPr/>
            </w:pPr>
            <w:r>
              <w:rPr/>
              <w:t>2</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0.720144</w:t>
            </w:r>
          </w:p>
        </w:tc>
        <w:tc>
          <w:tcPr>
            <w:tcW w:w="1215" w:type="dxa"/>
            <w:tcBorders>
              <w:left w:val="single" w:sz="4" w:space="0" w:color="000000"/>
              <w:right w:val="single" w:sz="4" w:space="0" w:color="000000"/>
            </w:tcBorders>
            <w:vAlign w:val="bottom"/>
          </w:tcPr>
          <w:p>
            <w:pPr>
              <w:pStyle w:val="TAC"/>
              <w:rPr/>
            </w:pPr>
            <w:r>
              <w:rPr/>
              <w:t>0</w:t>
            </w:r>
          </w:p>
        </w:tc>
      </w:tr>
      <w:tr>
        <w:trPr>
          <w:trHeight w:val="257" w:hRule="atLeast"/>
        </w:trPr>
        <w:tc>
          <w:tcPr>
            <w:tcW w:w="1071" w:type="dxa"/>
            <w:tcBorders>
              <w:left w:val="single" w:sz="4" w:space="0" w:color="000000"/>
              <w:right w:val="single" w:sz="4" w:space="0" w:color="000000"/>
            </w:tcBorders>
            <w:vAlign w:val="bottom"/>
          </w:tcPr>
          <w:p>
            <w:pPr>
              <w:pStyle w:val="TAC"/>
              <w:rPr/>
            </w:pPr>
            <w:r>
              <w:rPr/>
              <w:t>3</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-0.308365</w:t>
            </w:r>
          </w:p>
        </w:tc>
        <w:tc>
          <w:tcPr>
            <w:tcW w:w="1215" w:type="dxa"/>
            <w:tcBorders>
              <w:left w:val="single" w:sz="4" w:space="0" w:color="000000"/>
              <w:right w:val="single" w:sz="4" w:space="0" w:color="000000"/>
            </w:tcBorders>
            <w:vAlign w:val="bottom"/>
          </w:tcPr>
          <w:p>
            <w:pPr>
              <w:pStyle w:val="TAC"/>
              <w:rPr/>
            </w:pPr>
            <w:r>
              <w:rPr/>
              <w:t>3.024454</w:t>
            </w:r>
          </w:p>
        </w:tc>
      </w:tr>
      <w:tr>
        <w:trPr>
          <w:trHeight w:val="257" w:hRule="atLeast"/>
        </w:trPr>
        <w:tc>
          <w:tcPr>
            <w:tcW w:w="1071" w:type="dxa"/>
            <w:tcBorders>
              <w:left w:val="single" w:sz="4" w:space="0" w:color="000000"/>
              <w:right w:val="single" w:sz="4" w:space="0" w:color="000000"/>
            </w:tcBorders>
            <w:vAlign w:val="bottom"/>
          </w:tcPr>
          <w:p>
            <w:pPr>
              <w:pStyle w:val="TAC"/>
              <w:rPr/>
            </w:pPr>
            <w:r>
              <w:rPr/>
              <w:t>4</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0.068431</w:t>
            </w:r>
          </w:p>
        </w:tc>
        <w:tc>
          <w:tcPr>
            <w:tcW w:w="1215" w:type="dxa"/>
            <w:tcBorders>
              <w:left w:val="single" w:sz="4" w:space="0" w:color="000000"/>
              <w:right w:val="single" w:sz="4" w:space="0" w:color="000000"/>
            </w:tcBorders>
            <w:vAlign w:val="bottom"/>
          </w:tcPr>
          <w:p>
            <w:pPr>
              <w:pStyle w:val="TAC"/>
              <w:rPr/>
            </w:pPr>
            <w:r>
              <w:rPr/>
              <w:t>2.080642</w:t>
            </w:r>
          </w:p>
        </w:tc>
      </w:tr>
      <w:tr>
        <w:trPr>
          <w:trHeight w:val="257" w:hRule="atLeast"/>
        </w:trPr>
        <w:tc>
          <w:tcPr>
            <w:tcW w:w="1071" w:type="dxa"/>
            <w:tcBorders>
              <w:left w:val="single" w:sz="4" w:space="0" w:color="000000"/>
              <w:right w:val="single" w:sz="4" w:space="0" w:color="000000"/>
            </w:tcBorders>
            <w:vAlign w:val="bottom"/>
          </w:tcPr>
          <w:p>
            <w:pPr>
              <w:pStyle w:val="TAC"/>
              <w:rPr/>
            </w:pPr>
            <w:r>
              <w:rPr/>
              <w:t>5</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-0.495677</w:t>
            </w:r>
          </w:p>
        </w:tc>
        <w:tc>
          <w:tcPr>
            <w:tcW w:w="1215" w:type="dxa"/>
            <w:tcBorders>
              <w:left w:val="single" w:sz="4" w:space="0" w:color="000000"/>
              <w:right w:val="single" w:sz="4" w:space="0" w:color="000000"/>
            </w:tcBorders>
            <w:vAlign w:val="bottom"/>
          </w:tcPr>
          <w:p>
            <w:pPr>
              <w:pStyle w:val="TAC"/>
              <w:rPr/>
            </w:pPr>
            <w:r>
              <w:rPr/>
              <w:t>-2.21373</w:t>
            </w:r>
          </w:p>
        </w:tc>
      </w:tr>
      <w:tr>
        <w:trPr>
          <w:trHeight w:val="257" w:hRule="atLeast"/>
        </w:trPr>
        <w:tc>
          <w:tcPr>
            <w:tcW w:w="1071" w:type="dxa"/>
            <w:tcBorders>
              <w:left w:val="single" w:sz="4" w:space="0" w:color="000000"/>
              <w:right w:val="single" w:sz="4" w:space="0" w:color="000000"/>
            </w:tcBorders>
            <w:vAlign w:val="bottom"/>
          </w:tcPr>
          <w:p>
            <w:pPr>
              <w:pStyle w:val="TAC"/>
              <w:rPr/>
            </w:pPr>
            <w:r>
              <w:rPr/>
              <w:t>6</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-0.018779</w:t>
            </w:r>
          </w:p>
        </w:tc>
        <w:tc>
          <w:tcPr>
            <w:tcW w:w="1215" w:type="dxa"/>
            <w:tcBorders>
              <w:left w:val="single" w:sz="4" w:space="0" w:color="000000"/>
              <w:right w:val="single" w:sz="4" w:space="0" w:color="000000"/>
            </w:tcBorders>
            <w:vAlign w:val="bottom"/>
          </w:tcPr>
          <w:p>
            <w:pPr>
              <w:pStyle w:val="TAC"/>
              <w:rPr/>
            </w:pPr>
            <w:r>
              <w:rPr/>
              <w:t>-2.03598</w:t>
            </w:r>
          </w:p>
        </w:tc>
      </w:tr>
      <w:tr>
        <w:trPr>
          <w:trHeight w:val="257" w:hRule="atLeast"/>
        </w:trPr>
        <w:tc>
          <w:tcPr>
            <w:tcW w:w="1071" w:type="dxa"/>
            <w:tcBorders>
              <w:left w:val="single" w:sz="4" w:space="0" w:color="000000"/>
              <w:right w:val="single" w:sz="4" w:space="0" w:color="000000"/>
            </w:tcBorders>
            <w:vAlign w:val="bottom"/>
          </w:tcPr>
          <w:p>
            <w:pPr>
              <w:pStyle w:val="TAC"/>
              <w:rPr/>
            </w:pPr>
            <w:r>
              <w:rPr/>
              <w:t>7</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0.426043</w:t>
            </w:r>
          </w:p>
        </w:tc>
        <w:tc>
          <w:tcPr>
            <w:tcW w:w="1215" w:type="dxa"/>
            <w:tcBorders>
              <w:left w:val="single" w:sz="4" w:space="0" w:color="000000"/>
              <w:right w:val="single" w:sz="4" w:space="0" w:color="000000"/>
            </w:tcBorders>
            <w:vAlign w:val="bottom"/>
          </w:tcPr>
          <w:p>
            <w:pPr>
              <w:pStyle w:val="TAC"/>
              <w:rPr/>
            </w:pPr>
            <w:r>
              <w:rPr/>
              <w:t>1.678014</w:t>
            </w:r>
          </w:p>
        </w:tc>
      </w:tr>
      <w:tr>
        <w:trPr>
          <w:trHeight w:val="257" w:hRule="atLeast"/>
        </w:trPr>
        <w:tc>
          <w:tcPr>
            <w:tcW w:w="1071" w:type="dxa"/>
            <w:tcBorders>
              <w:left w:val="single" w:sz="4" w:space="0" w:color="000000"/>
              <w:right w:val="single" w:sz="4" w:space="0" w:color="000000"/>
            </w:tcBorders>
            <w:vAlign w:val="bottom"/>
          </w:tcPr>
          <w:p>
            <w:pPr>
              <w:pStyle w:val="TAC"/>
              <w:rPr/>
            </w:pPr>
            <w:r>
              <w:rPr/>
              <w:t>8</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-0.259742</w:t>
            </w:r>
          </w:p>
        </w:tc>
        <w:tc>
          <w:tcPr>
            <w:tcW w:w="1215" w:type="dxa"/>
            <w:tcBorders>
              <w:left w:val="single" w:sz="4" w:space="0" w:color="000000"/>
              <w:right w:val="single" w:sz="4" w:space="0" w:color="000000"/>
            </w:tcBorders>
            <w:vAlign w:val="bottom"/>
          </w:tcPr>
          <w:p>
            <w:pPr>
              <w:pStyle w:val="TAC"/>
              <w:rPr/>
            </w:pPr>
            <w:r>
              <w:rPr/>
              <w:t>0.964363</w:t>
            </w:r>
          </w:p>
        </w:tc>
      </w:tr>
      <w:tr>
        <w:trPr>
          <w:trHeight w:val="257" w:hRule="atLeast"/>
        </w:trPr>
        <w:tc>
          <w:tcPr>
            <w:tcW w:w="1071" w:type="dxa"/>
            <w:tcBorders>
              <w:left w:val="single" w:sz="4" w:space="0" w:color="000000"/>
              <w:right w:val="single" w:sz="4" w:space="0" w:color="000000"/>
            </w:tcBorders>
            <w:vAlign w:val="bottom"/>
          </w:tcPr>
          <w:p>
            <w:pPr>
              <w:pStyle w:val="TAC"/>
              <w:rPr/>
            </w:pPr>
            <w:r>
              <w:rPr/>
              <w:t>9</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0.179320</w:t>
            </w:r>
          </w:p>
        </w:tc>
        <w:tc>
          <w:tcPr>
            <w:tcW w:w="1215" w:type="dxa"/>
            <w:tcBorders>
              <w:left w:val="single" w:sz="4" w:space="0" w:color="000000"/>
              <w:right w:val="single" w:sz="4" w:space="0" w:color="000000"/>
            </w:tcBorders>
            <w:vAlign w:val="bottom"/>
          </w:tcPr>
          <w:p>
            <w:pPr>
              <w:pStyle w:val="TAC"/>
              <w:rPr/>
            </w:pPr>
            <w:r>
              <w:rPr/>
              <w:t>-3.03552</w:t>
            </w:r>
          </w:p>
        </w:tc>
      </w:tr>
      <w:tr>
        <w:trPr>
          <w:trHeight w:val="257" w:hRule="atLeast"/>
        </w:trPr>
        <w:tc>
          <w:tcPr>
            <w:tcW w:w="1071" w:type="dxa"/>
            <w:tcBorders>
              <w:left w:val="single" w:sz="4" w:space="0" w:color="000000"/>
              <w:right w:val="single" w:sz="4" w:space="0" w:color="000000"/>
            </w:tcBorders>
            <w:vAlign w:val="bottom"/>
          </w:tcPr>
          <w:p>
            <w:pPr>
              <w:pStyle w:val="TAC"/>
              <w:rPr/>
            </w:pPr>
            <w:r>
              <w:rPr/>
              <w:t>10</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-0.249618</w:t>
            </w:r>
          </w:p>
        </w:tc>
        <w:tc>
          <w:tcPr>
            <w:tcW w:w="1215" w:type="dxa"/>
            <w:tcBorders>
              <w:left w:val="single" w:sz="4" w:space="0" w:color="000000"/>
              <w:right w:val="single" w:sz="4" w:space="0" w:color="000000"/>
            </w:tcBorders>
            <w:vAlign w:val="bottom"/>
          </w:tcPr>
          <w:p>
            <w:pPr>
              <w:pStyle w:val="TAC"/>
              <w:rPr/>
            </w:pPr>
            <w:r>
              <w:rPr/>
              <w:t>-2.70206</w:t>
            </w:r>
          </w:p>
        </w:tc>
      </w:tr>
      <w:tr>
        <w:trPr>
          <w:trHeight w:val="257" w:hRule="atLeast"/>
        </w:trPr>
        <w:tc>
          <w:tcPr>
            <w:tcW w:w="1071" w:type="dxa"/>
            <w:tcBorders>
              <w:left w:val="single" w:sz="4" w:space="0" w:color="000000"/>
              <w:right w:val="single" w:sz="4" w:space="0" w:color="000000"/>
            </w:tcBorders>
            <w:vAlign w:val="bottom"/>
          </w:tcPr>
          <w:p>
            <w:pPr>
              <w:pStyle w:val="TAC"/>
              <w:rPr/>
            </w:pPr>
            <w:r>
              <w:rPr/>
              <w:t>11</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1.074183</w:t>
            </w:r>
          </w:p>
        </w:tc>
        <w:tc>
          <w:tcPr>
            <w:tcW w:w="1215" w:type="dxa"/>
            <w:tcBorders>
              <w:left w:val="single" w:sz="4" w:space="0" w:color="000000"/>
              <w:right w:val="single" w:sz="4" w:space="0" w:color="000000"/>
            </w:tcBorders>
            <w:vAlign w:val="bottom"/>
          </w:tcPr>
          <w:p>
            <w:pPr>
              <w:pStyle w:val="TAC"/>
              <w:rPr/>
            </w:pPr>
            <w:r>
              <w:rPr/>
              <w:t>0.581055</w:t>
            </w:r>
          </w:p>
        </w:tc>
      </w:tr>
      <w:tr>
        <w:trPr>
          <w:trHeight w:val="257" w:hRule="atLeast"/>
        </w:trPr>
        <w:tc>
          <w:tcPr>
            <w:tcW w:w="1071" w:type="dxa"/>
            <w:tcBorders>
              <w:left w:val="single" w:sz="4" w:space="0" w:color="000000"/>
              <w:right w:val="single" w:sz="4" w:space="0" w:color="000000"/>
            </w:tcBorders>
            <w:vAlign w:val="bottom"/>
          </w:tcPr>
          <w:p>
            <w:pPr>
              <w:pStyle w:val="TAC"/>
              <w:rPr/>
            </w:pPr>
            <w:r>
              <w:rPr/>
              <w:t>12</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-0.781172</w:t>
            </w:r>
          </w:p>
        </w:tc>
        <w:tc>
          <w:tcPr>
            <w:tcW w:w="1215" w:type="dxa"/>
            <w:tcBorders>
              <w:left w:val="single" w:sz="4" w:space="0" w:color="000000"/>
              <w:right w:val="single" w:sz="4" w:space="0" w:color="000000"/>
            </w:tcBorders>
            <w:vAlign w:val="bottom"/>
          </w:tcPr>
          <w:p>
            <w:pPr>
              <w:pStyle w:val="TAC"/>
              <w:rPr/>
            </w:pPr>
            <w:r>
              <w:rPr/>
              <w:t>-2.80103</w:t>
            </w:r>
          </w:p>
        </w:tc>
      </w:tr>
      <w:tr>
        <w:trPr>
          <w:trHeight w:val="257" w:hRule="atLeast"/>
        </w:trPr>
        <w:tc>
          <w:tcPr>
            <w:tcW w:w="1071" w:type="dxa"/>
            <w:tcBorders>
              <w:left w:val="single" w:sz="4" w:space="0" w:color="000000"/>
              <w:right w:val="single" w:sz="4" w:space="0" w:color="000000"/>
            </w:tcBorders>
            <w:vAlign w:val="bottom"/>
          </w:tcPr>
          <w:p>
            <w:pPr>
              <w:pStyle w:val="TAC"/>
              <w:rPr/>
            </w:pPr>
            <w:r>
              <w:rPr/>
              <w:t>13</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0.457849</w:t>
            </w:r>
          </w:p>
        </w:tc>
        <w:tc>
          <w:tcPr>
            <w:tcW w:w="1215" w:type="dxa"/>
            <w:tcBorders>
              <w:left w:val="single" w:sz="4" w:space="0" w:color="000000"/>
              <w:right w:val="single" w:sz="4" w:space="0" w:color="000000"/>
            </w:tcBorders>
            <w:vAlign w:val="bottom"/>
          </w:tcPr>
          <w:p>
            <w:pPr>
              <w:pStyle w:val="TAC"/>
              <w:rPr/>
            </w:pPr>
            <w:r>
              <w:rPr/>
              <w:t>0.550136</w:t>
            </w:r>
          </w:p>
        </w:tc>
      </w:tr>
      <w:tr>
        <w:trPr>
          <w:trHeight w:val="257" w:hRule="atLeast"/>
        </w:trPr>
        <w:tc>
          <w:tcPr>
            <w:tcW w:w="1071" w:type="dxa"/>
            <w:tcBorders>
              <w:left w:val="single" w:sz="4" w:space="0" w:color="000000"/>
              <w:right w:val="single" w:sz="4" w:space="0" w:color="000000"/>
            </w:tcBorders>
            <w:vAlign w:val="bottom"/>
          </w:tcPr>
          <w:p>
            <w:pPr>
              <w:pStyle w:val="TAC"/>
              <w:rPr/>
            </w:pPr>
            <w:r>
              <w:rPr/>
              <w:t>14</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0.523951</w:t>
            </w:r>
          </w:p>
        </w:tc>
        <w:tc>
          <w:tcPr>
            <w:tcW w:w="1215" w:type="dxa"/>
            <w:tcBorders>
              <w:left w:val="single" w:sz="4" w:space="0" w:color="000000"/>
              <w:right w:val="single" w:sz="4" w:space="0" w:color="000000"/>
            </w:tcBorders>
            <w:vAlign w:val="bottom"/>
          </w:tcPr>
          <w:p>
            <w:pPr>
              <w:pStyle w:val="TAC"/>
              <w:rPr/>
            </w:pPr>
            <w:r>
              <w:rPr/>
              <w:t>-1.98436</w:t>
            </w:r>
          </w:p>
        </w:tc>
      </w:tr>
      <w:tr>
        <w:trPr>
          <w:trHeight w:val="257" w:hRule="atLeast"/>
        </w:trPr>
        <w:tc>
          <w:tcPr>
            <w:tcW w:w="1071" w:type="dxa"/>
            <w:tcBorders>
              <w:left w:val="single" w:sz="4" w:space="0" w:color="000000"/>
              <w:right w:val="single" w:sz="4" w:space="0" w:color="000000"/>
            </w:tcBorders>
            <w:vAlign w:val="bottom"/>
          </w:tcPr>
          <w:p>
            <w:pPr>
              <w:pStyle w:val="TAC"/>
              <w:rPr/>
            </w:pPr>
            <w:r>
              <w:rPr/>
              <w:t>15</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-0.006246</w:t>
            </w:r>
          </w:p>
        </w:tc>
        <w:tc>
          <w:tcPr>
            <w:tcW w:w="1215" w:type="dxa"/>
            <w:tcBorders>
              <w:left w:val="single" w:sz="4" w:space="0" w:color="000000"/>
              <w:right w:val="single" w:sz="4" w:space="0" w:color="000000"/>
            </w:tcBorders>
            <w:vAlign w:val="bottom"/>
          </w:tcPr>
          <w:p>
            <w:pPr>
              <w:pStyle w:val="TAC"/>
              <w:rPr/>
            </w:pPr>
            <w:r>
              <w:rPr/>
              <w:t>-0.51212</w:t>
            </w:r>
          </w:p>
        </w:tc>
      </w:tr>
      <w:tr>
        <w:trPr>
          <w:trHeight w:val="257" w:hRule="atLeast"/>
        </w:trPr>
        <w:tc>
          <w:tcPr>
            <w:tcW w:w="1071" w:type="dxa"/>
            <w:tcBorders>
              <w:left w:val="single" w:sz="4" w:space="0" w:color="000000"/>
              <w:right w:val="single" w:sz="4" w:space="0" w:color="000000"/>
            </w:tcBorders>
            <w:vAlign w:val="bottom"/>
          </w:tcPr>
          <w:p>
            <w:pPr>
              <w:pStyle w:val="TAC"/>
              <w:rPr/>
            </w:pPr>
            <w:r>
              <w:rPr/>
              <w:t>16</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-0.788507</w:t>
            </w:r>
          </w:p>
        </w:tc>
        <w:tc>
          <w:tcPr>
            <w:tcW w:w="1215" w:type="dxa"/>
            <w:tcBorders>
              <w:left w:val="single" w:sz="4" w:space="0" w:color="000000"/>
              <w:right w:val="single" w:sz="4" w:space="0" w:color="000000"/>
            </w:tcBorders>
            <w:vAlign w:val="bottom"/>
          </w:tcPr>
          <w:p>
            <w:pPr>
              <w:pStyle w:val="TAC"/>
              <w:rPr/>
            </w:pPr>
            <w:r>
              <w:rPr/>
              <w:t>-1.1411</w:t>
            </w:r>
          </w:p>
        </w:tc>
      </w:tr>
      <w:tr>
        <w:trPr>
          <w:trHeight w:val="257" w:hRule="atLeast"/>
        </w:trPr>
        <w:tc>
          <w:tcPr>
            <w:tcW w:w="1071" w:type="dxa"/>
            <w:tcBorders>
              <w:left w:val="single" w:sz="4" w:space="0" w:color="000000"/>
              <w:right w:val="single" w:sz="4" w:space="0" w:color="000000"/>
            </w:tcBorders>
            <w:vAlign w:val="bottom"/>
          </w:tcPr>
          <w:p>
            <w:pPr>
              <w:pStyle w:val="TAC"/>
              <w:rPr/>
            </w:pPr>
            <w:r>
              <w:rPr/>
              <w:t>17</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0.228181</w:t>
            </w:r>
          </w:p>
        </w:tc>
        <w:tc>
          <w:tcPr>
            <w:tcW w:w="1215" w:type="dxa"/>
            <w:tcBorders>
              <w:left w:val="single" w:sz="4" w:space="0" w:color="000000"/>
              <w:right w:val="single" w:sz="4" w:space="0" w:color="000000"/>
            </w:tcBorders>
            <w:vAlign w:val="bottom"/>
          </w:tcPr>
          <w:p>
            <w:pPr>
              <w:pStyle w:val="TAC"/>
              <w:rPr/>
            </w:pPr>
            <w:r>
              <w:rPr/>
              <w:t>-2.48765</w:t>
            </w:r>
          </w:p>
        </w:tc>
      </w:tr>
      <w:tr>
        <w:trPr>
          <w:trHeight w:val="257" w:hRule="atLeast"/>
        </w:trPr>
        <w:tc>
          <w:tcPr>
            <w:tcW w:w="1071" w:type="dxa"/>
            <w:tcBorders>
              <w:left w:val="single" w:sz="4" w:space="0" w:color="000000"/>
              <w:right w:val="single" w:sz="4" w:space="0" w:color="000000"/>
            </w:tcBorders>
            <w:vAlign w:val="bottom"/>
          </w:tcPr>
          <w:p>
            <w:pPr>
              <w:pStyle w:val="TAC"/>
              <w:rPr/>
            </w:pPr>
            <w:r>
              <w:rPr/>
              <w:t>18</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-0.418110</w:t>
            </w:r>
          </w:p>
        </w:tc>
        <w:tc>
          <w:tcPr>
            <w:tcW w:w="1215" w:type="dxa"/>
            <w:tcBorders>
              <w:left w:val="single" w:sz="4" w:space="0" w:color="000000"/>
              <w:right w:val="single" w:sz="4" w:space="0" w:color="000000"/>
            </w:tcBorders>
            <w:vAlign w:val="bottom"/>
          </w:tcPr>
          <w:p>
            <w:pPr>
              <w:pStyle w:val="TAC"/>
              <w:rPr/>
            </w:pPr>
            <w:r>
              <w:rPr/>
              <w:t>-1.62282</w:t>
            </w:r>
          </w:p>
        </w:tc>
      </w:tr>
      <w:tr>
        <w:trPr>
          <w:trHeight w:val="257" w:hRule="atLeast"/>
        </w:trPr>
        <w:tc>
          <w:tcPr>
            <w:tcW w:w="1071" w:type="dxa"/>
            <w:tcBorders>
              <w:left w:val="single" w:sz="4" w:space="0" w:color="000000"/>
              <w:right w:val="single" w:sz="4" w:space="0" w:color="000000"/>
            </w:tcBorders>
            <w:vAlign w:val="bottom"/>
          </w:tcPr>
          <w:p>
            <w:pPr>
              <w:pStyle w:val="TAC"/>
              <w:rPr/>
            </w:pPr>
            <w:r>
              <w:rPr/>
              <w:t>19</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-0.512688</w:t>
            </w:r>
          </w:p>
        </w:tc>
        <w:tc>
          <w:tcPr>
            <w:tcW w:w="1215" w:type="dxa"/>
            <w:tcBorders>
              <w:left w:val="single" w:sz="4" w:space="0" w:color="000000"/>
              <w:right w:val="single" w:sz="4" w:space="0" w:color="000000"/>
            </w:tcBorders>
            <w:vAlign w:val="bottom"/>
          </w:tcPr>
          <w:p>
            <w:pPr>
              <w:pStyle w:val="TAC"/>
              <w:rPr/>
            </w:pPr>
            <w:r>
              <w:rPr/>
              <w:t>-0.57506</w:t>
            </w:r>
          </w:p>
        </w:tc>
      </w:tr>
      <w:tr>
        <w:trPr>
          <w:trHeight w:val="257" w:hRule="atLeast"/>
        </w:trPr>
        <w:tc>
          <w:tcPr>
            <w:tcW w:w="1071" w:type="dxa"/>
            <w:tcBorders>
              <w:left w:val="single" w:sz="4" w:space="0" w:color="000000"/>
              <w:right w:val="single" w:sz="4" w:space="0" w:color="000000"/>
            </w:tcBorders>
            <w:vAlign w:val="bottom"/>
          </w:tcPr>
          <w:p>
            <w:pPr>
              <w:pStyle w:val="TAC"/>
              <w:rPr/>
            </w:pPr>
            <w:r>
              <w:rPr/>
              <w:t>20</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0.572140</w:t>
            </w:r>
          </w:p>
        </w:tc>
        <w:tc>
          <w:tcPr>
            <w:tcW w:w="1215" w:type="dxa"/>
            <w:tcBorders>
              <w:left w:val="single" w:sz="4" w:space="0" w:color="000000"/>
              <w:right w:val="single" w:sz="4" w:space="0" w:color="000000"/>
            </w:tcBorders>
            <w:vAlign w:val="bottom"/>
          </w:tcPr>
          <w:p>
            <w:pPr>
              <w:pStyle w:val="TAC"/>
              <w:rPr/>
            </w:pPr>
            <w:r>
              <w:rPr/>
              <w:t>2.286204</w:t>
            </w:r>
          </w:p>
        </w:tc>
      </w:tr>
      <w:tr>
        <w:trPr>
          <w:trHeight w:val="257" w:hRule="atLeast"/>
        </w:trPr>
        <w:tc>
          <w:tcPr>
            <w:tcW w:w="1071" w:type="dxa"/>
            <w:tcBorders>
              <w:left w:val="single" w:sz="4" w:space="0" w:color="000000"/>
              <w:right w:val="single" w:sz="4" w:space="0" w:color="000000"/>
            </w:tcBorders>
            <w:vAlign w:val="bottom"/>
          </w:tcPr>
          <w:p>
            <w:pPr>
              <w:pStyle w:val="TAC"/>
              <w:rPr/>
            </w:pPr>
            <w:r>
              <w:rPr/>
              <w:t>21</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-0.867576</w:t>
            </w:r>
          </w:p>
        </w:tc>
        <w:tc>
          <w:tcPr>
            <w:tcW w:w="1215" w:type="dxa"/>
            <w:tcBorders>
              <w:left w:val="single" w:sz="4" w:space="0" w:color="000000"/>
              <w:right w:val="single" w:sz="4" w:space="0" w:color="000000"/>
            </w:tcBorders>
            <w:vAlign w:val="bottom"/>
          </w:tcPr>
          <w:p>
            <w:pPr>
              <w:pStyle w:val="TAC"/>
              <w:rPr/>
            </w:pPr>
            <w:r>
              <w:rPr/>
              <w:t>-0.08741</w:t>
            </w:r>
          </w:p>
        </w:tc>
      </w:tr>
      <w:tr>
        <w:trPr>
          <w:trHeight w:val="257" w:hRule="atLeast"/>
        </w:trPr>
        <w:tc>
          <w:tcPr>
            <w:tcW w:w="1071" w:type="dxa"/>
            <w:tcBorders>
              <w:left w:val="single" w:sz="4" w:space="0" w:color="000000"/>
              <w:right w:val="single" w:sz="4" w:space="0" w:color="000000"/>
            </w:tcBorders>
            <w:vAlign w:val="bottom"/>
          </w:tcPr>
          <w:p>
            <w:pPr>
              <w:pStyle w:val="TAC"/>
              <w:rPr/>
            </w:pPr>
            <w:r>
              <w:rPr/>
              <w:t>22</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-0.624799</w:t>
            </w:r>
          </w:p>
        </w:tc>
        <w:tc>
          <w:tcPr>
            <w:tcW w:w="1215" w:type="dxa"/>
            <w:tcBorders>
              <w:left w:val="single" w:sz="4" w:space="0" w:color="000000"/>
              <w:right w:val="single" w:sz="4" w:space="0" w:color="000000"/>
            </w:tcBorders>
            <w:vAlign w:val="bottom"/>
          </w:tcPr>
          <w:p>
            <w:pPr>
              <w:pStyle w:val="TAC"/>
              <w:rPr/>
            </w:pPr>
            <w:r>
              <w:rPr/>
              <w:t>0.547028</w:t>
            </w:r>
          </w:p>
        </w:tc>
      </w:tr>
      <w:tr>
        <w:trPr>
          <w:trHeight w:val="257" w:hRule="atLeast"/>
        </w:trPr>
        <w:tc>
          <w:tcPr>
            <w:tcW w:w="1071" w:type="dxa"/>
            <w:tcBorders>
              <w:left w:val="single" w:sz="4" w:space="0" w:color="000000"/>
              <w:right w:val="single" w:sz="4" w:space="0" w:color="000000"/>
            </w:tcBorders>
            <w:vAlign w:val="bottom"/>
          </w:tcPr>
          <w:p>
            <w:pPr>
              <w:pStyle w:val="TAC"/>
              <w:rPr/>
            </w:pPr>
            <w:r>
              <w:rPr/>
              <w:t>23</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-0.446687</w:t>
            </w:r>
          </w:p>
        </w:tc>
        <w:tc>
          <w:tcPr>
            <w:tcW w:w="1215" w:type="dxa"/>
            <w:tcBorders>
              <w:left w:val="single" w:sz="4" w:space="0" w:color="000000"/>
              <w:right w:val="single" w:sz="4" w:space="0" w:color="000000"/>
            </w:tcBorders>
            <w:vAlign w:val="bottom"/>
          </w:tcPr>
          <w:p>
            <w:pPr>
              <w:pStyle w:val="TAC"/>
              <w:rPr/>
            </w:pPr>
            <w:r>
              <w:rPr/>
              <w:t>1.878965</w:t>
            </w:r>
          </w:p>
        </w:tc>
      </w:tr>
      <w:tr>
        <w:trPr>
          <w:trHeight w:val="257" w:hRule="atLeast"/>
        </w:trPr>
        <w:tc>
          <w:tcPr>
            <w:tcW w:w="1071" w:type="dxa"/>
            <w:tcBorders>
              <w:left w:val="single" w:sz="4" w:space="0" w:color="000000"/>
              <w:right w:val="single" w:sz="4" w:space="0" w:color="000000"/>
            </w:tcBorders>
            <w:vAlign w:val="bottom"/>
          </w:tcPr>
          <w:p>
            <w:pPr>
              <w:pStyle w:val="TAC"/>
              <w:rPr/>
            </w:pPr>
            <w:r>
              <w:rPr/>
              <w:t>24</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-0.789667</w:t>
            </w:r>
          </w:p>
        </w:tc>
        <w:tc>
          <w:tcPr>
            <w:tcW w:w="1215" w:type="dxa"/>
            <w:tcBorders>
              <w:left w:val="single" w:sz="4" w:space="0" w:color="000000"/>
              <w:right w:val="single" w:sz="4" w:space="0" w:color="000000"/>
            </w:tcBorders>
            <w:vAlign w:val="bottom"/>
          </w:tcPr>
          <w:p>
            <w:pPr>
              <w:pStyle w:val="TAC"/>
              <w:rPr/>
            </w:pPr>
            <w:r>
              <w:rPr/>
              <w:t>2.746717</w:t>
            </w:r>
          </w:p>
        </w:tc>
      </w:tr>
      <w:tr>
        <w:trPr>
          <w:trHeight w:val="257" w:hRule="atLeast"/>
        </w:trPr>
        <w:tc>
          <w:tcPr>
            <w:tcW w:w="1071" w:type="dxa"/>
            <w:tcBorders>
              <w:left w:val="single" w:sz="4" w:space="0" w:color="000000"/>
              <w:right w:val="single" w:sz="4" w:space="0" w:color="000000"/>
            </w:tcBorders>
            <w:vAlign w:val="bottom"/>
          </w:tcPr>
          <w:p>
            <w:pPr>
              <w:pStyle w:val="TAC"/>
              <w:rPr/>
            </w:pPr>
            <w:r>
              <w:rPr/>
              <w:t>25</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1.047763</w:t>
            </w:r>
          </w:p>
        </w:tc>
        <w:tc>
          <w:tcPr>
            <w:tcW w:w="1215" w:type="dxa"/>
            <w:tcBorders>
              <w:left w:val="single" w:sz="4" w:space="0" w:color="000000"/>
              <w:right w:val="single" w:sz="4" w:space="0" w:color="000000"/>
            </w:tcBorders>
            <w:vAlign w:val="bottom"/>
          </w:tcPr>
          <w:p>
            <w:pPr>
              <w:pStyle w:val="TAC"/>
              <w:rPr/>
            </w:pPr>
            <w:r>
              <w:rPr/>
              <w:t>-0.76025</w:t>
            </w:r>
          </w:p>
        </w:tc>
      </w:tr>
      <w:tr>
        <w:trPr>
          <w:trHeight w:val="257" w:hRule="atLeast"/>
        </w:trPr>
        <w:tc>
          <w:tcPr>
            <w:tcW w:w="1071" w:type="dxa"/>
            <w:tcBorders>
              <w:left w:val="single" w:sz="4" w:space="0" w:color="000000"/>
              <w:right w:val="single" w:sz="4" w:space="0" w:color="000000"/>
            </w:tcBorders>
            <w:vAlign w:val="bottom"/>
          </w:tcPr>
          <w:p>
            <w:pPr>
              <w:pStyle w:val="TAC"/>
              <w:rPr/>
            </w:pPr>
            <w:r>
              <w:rPr/>
              <w:t>26</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0.247192</w:t>
            </w:r>
          </w:p>
        </w:tc>
        <w:tc>
          <w:tcPr>
            <w:tcW w:w="1215" w:type="dxa"/>
            <w:tcBorders>
              <w:left w:val="single" w:sz="4" w:space="0" w:color="000000"/>
              <w:right w:val="single" w:sz="4" w:space="0" w:color="000000"/>
            </w:tcBorders>
            <w:vAlign w:val="bottom"/>
          </w:tcPr>
          <w:p>
            <w:pPr>
              <w:pStyle w:val="TAC"/>
              <w:rPr/>
            </w:pPr>
            <w:r>
              <w:rPr/>
              <w:t>-1.01978</w:t>
            </w:r>
          </w:p>
        </w:tc>
      </w:tr>
      <w:tr>
        <w:trPr>
          <w:trHeight w:val="257" w:hRule="atLeast"/>
        </w:trPr>
        <w:tc>
          <w:tcPr>
            <w:tcW w:w="1071" w:type="dxa"/>
            <w:tcBorders>
              <w:left w:val="single" w:sz="4" w:space="0" w:color="000000"/>
              <w:right w:val="single" w:sz="4" w:space="0" w:color="000000"/>
            </w:tcBorders>
            <w:vAlign w:val="bottom"/>
          </w:tcPr>
          <w:p>
            <w:pPr>
              <w:pStyle w:val="TAC"/>
              <w:rPr/>
            </w:pPr>
            <w:r>
              <w:rPr/>
              <w:t>27</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0.720143</w:t>
            </w:r>
          </w:p>
        </w:tc>
        <w:tc>
          <w:tcPr>
            <w:tcW w:w="1215" w:type="dxa"/>
            <w:tcBorders>
              <w:left w:val="single" w:sz="4" w:space="0" w:color="000000"/>
              <w:right w:val="single" w:sz="4" w:space="0" w:color="000000"/>
            </w:tcBorders>
            <w:vAlign w:val="bottom"/>
          </w:tcPr>
          <w:p>
            <w:pPr>
              <w:pStyle w:val="TAC"/>
              <w:rPr/>
            </w:pPr>
            <w:r>
              <w:rPr/>
              <w:t>1.162107</w:t>
            </w:r>
          </w:p>
        </w:tc>
      </w:tr>
      <w:tr>
        <w:trPr>
          <w:trHeight w:val="257" w:hRule="atLeast"/>
        </w:trPr>
        <w:tc>
          <w:tcPr>
            <w:tcW w:w="1071" w:type="dxa"/>
            <w:tcBorders>
              <w:left w:val="single" w:sz="4" w:space="0" w:color="000000"/>
              <w:right w:val="single" w:sz="4" w:space="0" w:color="000000"/>
            </w:tcBorders>
            <w:vAlign w:val="bottom"/>
          </w:tcPr>
          <w:p>
            <w:pPr>
              <w:pStyle w:val="TAC"/>
              <w:rPr/>
            </w:pPr>
            <w:r>
              <w:rPr/>
              <w:t>28</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-0.081819</w:t>
            </w:r>
          </w:p>
        </w:tc>
        <w:tc>
          <w:tcPr>
            <w:tcW w:w="1215" w:type="dxa"/>
            <w:tcBorders>
              <w:left w:val="single" w:sz="4" w:space="0" w:color="000000"/>
              <w:right w:val="single" w:sz="4" w:space="0" w:color="000000"/>
            </w:tcBorders>
            <w:vAlign w:val="bottom"/>
          </w:tcPr>
          <w:p>
            <w:pPr>
              <w:pStyle w:val="TAC"/>
              <w:rPr/>
            </w:pPr>
            <w:r>
              <w:rPr/>
              <w:t>1.507148</w:t>
            </w:r>
          </w:p>
        </w:tc>
      </w:tr>
      <w:tr>
        <w:trPr>
          <w:trHeight w:val="257" w:hRule="atLeast"/>
        </w:trPr>
        <w:tc>
          <w:tcPr>
            <w:tcW w:w="1071" w:type="dxa"/>
            <w:tcBorders>
              <w:left w:val="single" w:sz="4" w:space="0" w:color="000000"/>
              <w:right w:val="single" w:sz="4" w:space="0" w:color="000000"/>
            </w:tcBorders>
            <w:vAlign w:val="bottom"/>
          </w:tcPr>
          <w:p>
            <w:pPr>
              <w:pStyle w:val="TAC"/>
              <w:rPr/>
            </w:pPr>
            <w:r>
              <w:rPr/>
              <w:t>29</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0.226040</w:t>
            </w:r>
          </w:p>
        </w:tc>
        <w:tc>
          <w:tcPr>
            <w:tcW w:w="1215" w:type="dxa"/>
            <w:tcBorders>
              <w:left w:val="single" w:sz="4" w:space="0" w:color="000000"/>
              <w:right w:val="single" w:sz="4" w:space="0" w:color="000000"/>
            </w:tcBorders>
            <w:vAlign w:val="bottom"/>
          </w:tcPr>
          <w:p>
            <w:pPr>
              <w:pStyle w:val="TAC"/>
              <w:rPr/>
            </w:pPr>
            <w:r>
              <w:rPr/>
              <w:t>1.062706</w:t>
            </w:r>
          </w:p>
        </w:tc>
      </w:tr>
      <w:tr>
        <w:trPr>
          <w:trHeight w:val="257" w:hRule="atLeast"/>
        </w:trPr>
        <w:tc>
          <w:tcPr>
            <w:tcW w:w="1071" w:type="dxa"/>
            <w:tcBorders>
              <w:left w:val="single" w:sz="4" w:space="0" w:color="000000"/>
              <w:right w:val="single" w:sz="4" w:space="0" w:color="000000"/>
            </w:tcBorders>
            <w:vAlign w:val="bottom"/>
          </w:tcPr>
          <w:p>
            <w:pPr>
              <w:pStyle w:val="TAC"/>
              <w:rPr/>
            </w:pPr>
            <w:r>
              <w:rPr/>
              <w:t>30</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0.709088</w:t>
            </w:r>
          </w:p>
        </w:tc>
        <w:tc>
          <w:tcPr>
            <w:tcW w:w="1215" w:type="dxa"/>
            <w:tcBorders>
              <w:left w:val="single" w:sz="4" w:space="0" w:color="000000"/>
              <w:right w:val="single" w:sz="4" w:space="0" w:color="000000"/>
            </w:tcBorders>
            <w:vAlign w:val="bottom"/>
          </w:tcPr>
          <w:p>
            <w:pPr>
              <w:pStyle w:val="TAC"/>
              <w:rPr/>
            </w:pPr>
            <w:r>
              <w:rPr/>
              <w:t>-2.68135</w:t>
            </w:r>
          </w:p>
        </w:tc>
      </w:tr>
      <w:tr>
        <w:trPr>
          <w:trHeight w:val="257" w:hRule="atLeast"/>
        </w:trPr>
        <w:tc>
          <w:tcPr>
            <w:tcW w:w="1071" w:type="dxa"/>
            <w:tcBorders>
              <w:left w:val="single" w:sz="4" w:space="0" w:color="000000"/>
              <w:right w:val="single" w:sz="4" w:space="0" w:color="000000"/>
            </w:tcBorders>
            <w:vAlign w:val="bottom"/>
          </w:tcPr>
          <w:p>
            <w:pPr>
              <w:pStyle w:val="TAC"/>
              <w:rPr/>
            </w:pPr>
            <w:r>
              <w:rPr/>
              <w:t>31</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-0.249096</w:t>
            </w:r>
          </w:p>
        </w:tc>
        <w:tc>
          <w:tcPr>
            <w:tcW w:w="1215" w:type="dxa"/>
            <w:tcBorders>
              <w:left w:val="single" w:sz="4" w:space="0" w:color="000000"/>
              <w:right w:val="single" w:sz="4" w:space="0" w:color="000000"/>
            </w:tcBorders>
            <w:vAlign w:val="bottom"/>
          </w:tcPr>
          <w:p>
            <w:pPr>
              <w:pStyle w:val="TAC"/>
              <w:rPr/>
            </w:pPr>
            <w:r>
              <w:rPr/>
              <w:t>-1.08377</w:t>
            </w:r>
          </w:p>
        </w:tc>
      </w:tr>
      <w:tr>
        <w:trPr>
          <w:trHeight w:val="257" w:hRule="atLeast"/>
        </w:trPr>
        <w:tc>
          <w:tcPr>
            <w:tcW w:w="1071" w:type="dxa"/>
            <w:tcBorders>
              <w:left w:val="single" w:sz="4" w:space="0" w:color="000000"/>
              <w:right w:val="single" w:sz="4" w:space="0" w:color="000000"/>
            </w:tcBorders>
            <w:vAlign w:val="bottom"/>
          </w:tcPr>
          <w:p>
            <w:pPr>
              <w:pStyle w:val="TAC"/>
              <w:rPr/>
            </w:pPr>
            <w:r>
              <w:rPr/>
              <w:t>32</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0.573959</w:t>
            </w:r>
          </w:p>
        </w:tc>
        <w:tc>
          <w:tcPr>
            <w:tcW w:w="1215" w:type="dxa"/>
            <w:tcBorders>
              <w:left w:val="single" w:sz="4" w:space="0" w:color="000000"/>
              <w:right w:val="single" w:sz="4" w:space="0" w:color="000000"/>
            </w:tcBorders>
            <w:vAlign w:val="bottom"/>
          </w:tcPr>
          <w:p>
            <w:pPr>
              <w:pStyle w:val="TAC"/>
              <w:rPr/>
            </w:pPr>
            <w:r>
              <w:rPr/>
              <w:t>2.91352</w:t>
            </w:r>
          </w:p>
        </w:tc>
      </w:tr>
      <w:tr>
        <w:trPr>
          <w:trHeight w:val="257" w:hRule="atLeast"/>
        </w:trPr>
        <w:tc>
          <w:tcPr>
            <w:tcW w:w="1071" w:type="dxa"/>
            <w:tcBorders>
              <w:left w:val="single" w:sz="4" w:space="0" w:color="000000"/>
              <w:right w:val="single" w:sz="4" w:space="0" w:color="000000"/>
            </w:tcBorders>
            <w:vAlign w:val="bottom"/>
          </w:tcPr>
          <w:p>
            <w:pPr>
              <w:pStyle w:val="TAC"/>
              <w:rPr/>
            </w:pPr>
            <w:r>
              <w:rPr/>
              <w:t>33</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1.069121</w:t>
            </w:r>
          </w:p>
        </w:tc>
        <w:tc>
          <w:tcPr>
            <w:tcW w:w="1215" w:type="dxa"/>
            <w:tcBorders>
              <w:left w:val="single" w:sz="4" w:space="0" w:color="000000"/>
              <w:right w:val="single" w:sz="4" w:space="0" w:color="000000"/>
            </w:tcBorders>
            <w:vAlign w:val="bottom"/>
          </w:tcPr>
          <w:p>
            <w:pPr>
              <w:pStyle w:val="TAC"/>
              <w:rPr/>
            </w:pPr>
            <w:r>
              <w:rPr/>
              <w:t>2.939099</w:t>
            </w:r>
          </w:p>
        </w:tc>
      </w:tr>
      <w:tr>
        <w:trPr>
          <w:trHeight w:val="257" w:hRule="atLeast"/>
        </w:trPr>
        <w:tc>
          <w:tcPr>
            <w:tcW w:w="1071" w:type="dxa"/>
            <w:tcBorders>
              <w:left w:val="single" w:sz="4" w:space="0" w:color="000000"/>
              <w:right w:val="single" w:sz="4" w:space="0" w:color="000000"/>
            </w:tcBorders>
            <w:vAlign w:val="bottom"/>
          </w:tcPr>
          <w:p>
            <w:pPr>
              <w:pStyle w:val="TAC"/>
              <w:rPr/>
            </w:pPr>
            <w:r>
              <w:rPr/>
              <w:t>34</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0.135381</w:t>
            </w:r>
          </w:p>
        </w:tc>
        <w:tc>
          <w:tcPr>
            <w:tcW w:w="1215" w:type="dxa"/>
            <w:tcBorders>
              <w:left w:val="single" w:sz="4" w:space="0" w:color="000000"/>
              <w:right w:val="single" w:sz="4" w:space="0" w:color="000000"/>
            </w:tcBorders>
            <w:vAlign w:val="bottom"/>
          </w:tcPr>
          <w:p>
            <w:pPr>
              <w:pStyle w:val="TAC"/>
              <w:rPr/>
            </w:pPr>
            <w:r>
              <w:rPr/>
              <w:t>-1.53966</w:t>
            </w:r>
          </w:p>
        </w:tc>
      </w:tr>
      <w:tr>
        <w:trPr>
          <w:trHeight w:val="257" w:hRule="atLeast"/>
        </w:trPr>
        <w:tc>
          <w:tcPr>
            <w:tcW w:w="1071" w:type="dxa"/>
            <w:tcBorders>
              <w:left w:val="single" w:sz="4" w:space="0" w:color="000000"/>
              <w:right w:val="single" w:sz="4" w:space="0" w:color="000000"/>
            </w:tcBorders>
            <w:vAlign w:val="bottom"/>
          </w:tcPr>
          <w:p>
            <w:pPr>
              <w:pStyle w:val="TAC"/>
              <w:rPr/>
            </w:pPr>
            <w:r>
              <w:rPr/>
              <w:t>35</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-0.057504</w:t>
            </w:r>
          </w:p>
        </w:tc>
        <w:tc>
          <w:tcPr>
            <w:tcW w:w="1215" w:type="dxa"/>
            <w:tcBorders>
              <w:left w:val="single" w:sz="4" w:space="0" w:color="000000"/>
              <w:right w:val="single" w:sz="4" w:space="0" w:color="000000"/>
            </w:tcBorders>
            <w:vAlign w:val="bottom"/>
          </w:tcPr>
          <w:p>
            <w:pPr>
              <w:pStyle w:val="TAC"/>
              <w:rPr/>
            </w:pPr>
            <w:r>
              <w:rPr/>
              <w:t>0.473238</w:t>
            </w:r>
          </w:p>
        </w:tc>
      </w:tr>
      <w:tr>
        <w:trPr>
          <w:trHeight w:val="257" w:hRule="atLeast"/>
        </w:trPr>
        <w:tc>
          <w:tcPr>
            <w:tcW w:w="1071" w:type="dxa"/>
            <w:tcBorders>
              <w:left w:val="single" w:sz="4" w:space="0" w:color="000000"/>
              <w:right w:val="single" w:sz="4" w:space="0" w:color="000000"/>
            </w:tcBorders>
            <w:vAlign w:val="bottom"/>
          </w:tcPr>
          <w:p>
            <w:pPr>
              <w:pStyle w:val="TAC"/>
              <w:rPr/>
            </w:pPr>
            <w:r>
              <w:rPr/>
              <w:t>36</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-0.975369</w:t>
            </w:r>
          </w:p>
        </w:tc>
        <w:tc>
          <w:tcPr>
            <w:tcW w:w="1215" w:type="dxa"/>
            <w:tcBorders>
              <w:left w:val="single" w:sz="4" w:space="0" w:color="000000"/>
              <w:right w:val="single" w:sz="4" w:space="0" w:color="000000"/>
            </w:tcBorders>
            <w:vAlign w:val="bottom"/>
          </w:tcPr>
          <w:p>
            <w:pPr>
              <w:pStyle w:val="TAC"/>
              <w:rPr/>
            </w:pPr>
            <w:r>
              <w:rPr/>
              <w:t>-1.95522</w:t>
            </w:r>
          </w:p>
        </w:tc>
      </w:tr>
      <w:tr>
        <w:trPr>
          <w:trHeight w:val="257" w:hRule="atLeast"/>
        </w:trPr>
        <w:tc>
          <w:tcPr>
            <w:tcW w:w="1071" w:type="dxa"/>
            <w:tcBorders>
              <w:left w:val="single" w:sz="4" w:space="0" w:color="000000"/>
              <w:right w:val="single" w:sz="4" w:space="0" w:color="000000"/>
            </w:tcBorders>
            <w:vAlign w:val="bottom"/>
          </w:tcPr>
          <w:p>
            <w:pPr>
              <w:pStyle w:val="TAC"/>
              <w:rPr/>
            </w:pPr>
            <w:r>
              <w:rPr/>
              <w:t>37</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-0.666036</w:t>
            </w:r>
          </w:p>
        </w:tc>
        <w:tc>
          <w:tcPr>
            <w:tcW w:w="1215" w:type="dxa"/>
            <w:tcBorders>
              <w:left w:val="single" w:sz="4" w:space="0" w:color="000000"/>
              <w:right w:val="single" w:sz="4" w:space="0" w:color="000000"/>
            </w:tcBorders>
            <w:vAlign w:val="bottom"/>
          </w:tcPr>
          <w:p>
            <w:pPr>
              <w:pStyle w:val="TAC"/>
              <w:rPr/>
            </w:pPr>
            <w:r>
              <w:rPr/>
              <w:t>1.294994</w:t>
            </w:r>
          </w:p>
        </w:tc>
      </w:tr>
      <w:tr>
        <w:trPr>
          <w:trHeight w:val="257" w:hRule="atLeast"/>
        </w:trPr>
        <w:tc>
          <w:tcPr>
            <w:tcW w:w="1071" w:type="dxa"/>
            <w:tcBorders>
              <w:left w:val="single" w:sz="4" w:space="0" w:color="000000"/>
              <w:right w:val="single" w:sz="4" w:space="0" w:color="000000"/>
            </w:tcBorders>
            <w:vAlign w:val="bottom"/>
          </w:tcPr>
          <w:p>
            <w:pPr>
              <w:pStyle w:val="TAC"/>
              <w:rPr/>
            </w:pPr>
            <w:r>
              <w:rPr/>
              <w:t>38</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-1.146922</w:t>
            </w:r>
          </w:p>
        </w:tc>
        <w:tc>
          <w:tcPr>
            <w:tcW w:w="1215" w:type="dxa"/>
            <w:tcBorders>
              <w:left w:val="single" w:sz="4" w:space="0" w:color="000000"/>
              <w:right w:val="single" w:sz="4" w:space="0" w:color="000000"/>
            </w:tcBorders>
            <w:vAlign w:val="bottom"/>
          </w:tcPr>
          <w:p>
            <w:pPr>
              <w:pStyle w:val="TAC"/>
              <w:rPr/>
            </w:pPr>
            <w:r>
              <w:rPr/>
              <w:t>0.887936</w:t>
            </w:r>
          </w:p>
        </w:tc>
      </w:tr>
      <w:tr>
        <w:trPr>
          <w:trHeight w:val="257" w:hRule="atLeast"/>
        </w:trPr>
        <w:tc>
          <w:tcPr>
            <w:tcW w:w="1071" w:type="dxa"/>
            <w:tcBorders>
              <w:left w:val="single" w:sz="4" w:space="0" w:color="000000"/>
              <w:right w:val="single" w:sz="4" w:space="0" w:color="000000"/>
            </w:tcBorders>
            <w:vAlign w:val="bottom"/>
          </w:tcPr>
          <w:p>
            <w:pPr>
              <w:pStyle w:val="TAC"/>
              <w:rPr/>
            </w:pPr>
            <w:r>
              <w:rPr/>
              <w:t>39</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-0.357070</w:t>
            </w:r>
          </w:p>
        </w:tc>
        <w:tc>
          <w:tcPr>
            <w:tcW w:w="1215" w:type="dxa"/>
            <w:tcBorders>
              <w:left w:val="single" w:sz="4" w:space="0" w:color="000000"/>
              <w:right w:val="single" w:sz="4" w:space="0" w:color="000000"/>
            </w:tcBorders>
            <w:vAlign w:val="bottom"/>
          </w:tcPr>
          <w:p>
            <w:pPr>
              <w:pStyle w:val="TAC"/>
              <w:rPr/>
            </w:pPr>
            <w:r>
              <w:rPr/>
              <w:t>2.427548</w:t>
            </w:r>
          </w:p>
        </w:tc>
      </w:tr>
      <w:tr>
        <w:trPr>
          <w:trHeight w:val="257" w:hRule="atLeast"/>
        </w:trPr>
        <w:tc>
          <w:tcPr>
            <w:tcW w:w="1071" w:type="dxa"/>
            <w:tcBorders>
              <w:left w:val="single" w:sz="4" w:space="0" w:color="000000"/>
              <w:right w:val="single" w:sz="4" w:space="0" w:color="000000"/>
            </w:tcBorders>
            <w:vAlign w:val="bottom"/>
          </w:tcPr>
          <w:p>
            <w:pPr>
              <w:pStyle w:val="TAC"/>
              <w:rPr/>
            </w:pPr>
            <w:r>
              <w:rPr/>
              <w:t>40</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0.200642</w:t>
            </w:r>
          </w:p>
        </w:tc>
        <w:tc>
          <w:tcPr>
            <w:tcW w:w="1215" w:type="dxa"/>
            <w:tcBorders>
              <w:left w:val="single" w:sz="4" w:space="0" w:color="000000"/>
              <w:right w:val="single" w:sz="4" w:space="0" w:color="000000"/>
            </w:tcBorders>
            <w:vAlign w:val="bottom"/>
          </w:tcPr>
          <w:p>
            <w:pPr>
              <w:pStyle w:val="TAC"/>
              <w:rPr/>
            </w:pPr>
            <w:r>
              <w:rPr/>
              <w:t>-0.01608</w:t>
            </w:r>
          </w:p>
        </w:tc>
      </w:tr>
      <w:tr>
        <w:trPr>
          <w:trHeight w:val="257" w:hRule="atLeast"/>
        </w:trPr>
        <w:tc>
          <w:tcPr>
            <w:tcW w:w="1071" w:type="dxa"/>
            <w:tcBorders>
              <w:left w:val="single" w:sz="4" w:space="0" w:color="000000"/>
              <w:right w:val="single" w:sz="4" w:space="0" w:color="000000"/>
            </w:tcBorders>
            <w:vAlign w:val="bottom"/>
          </w:tcPr>
          <w:p>
            <w:pPr>
              <w:pStyle w:val="TAC"/>
              <w:rPr/>
            </w:pPr>
            <w:r>
              <w:rPr/>
              <w:t>41</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-0.965084</w:t>
            </w:r>
          </w:p>
        </w:tc>
        <w:tc>
          <w:tcPr>
            <w:tcW w:w="1215" w:type="dxa"/>
            <w:tcBorders>
              <w:left w:val="single" w:sz="4" w:space="0" w:color="000000"/>
              <w:right w:val="single" w:sz="4" w:space="0" w:color="000000"/>
            </w:tcBorders>
            <w:vAlign w:val="bottom"/>
          </w:tcPr>
          <w:p>
            <w:pPr>
              <w:pStyle w:val="TAC"/>
              <w:rPr/>
            </w:pPr>
            <w:r>
              <w:rPr/>
              <w:t>1.97199</w:t>
            </w:r>
          </w:p>
        </w:tc>
      </w:tr>
      <w:tr>
        <w:trPr>
          <w:trHeight w:val="257" w:hRule="atLeast"/>
        </w:trPr>
        <w:tc>
          <w:tcPr>
            <w:tcW w:w="1071" w:type="dxa"/>
            <w:tcBorders>
              <w:left w:val="single" w:sz="4" w:space="0" w:color="000000"/>
              <w:right w:val="single" w:sz="4" w:space="0" w:color="000000"/>
            </w:tcBorders>
            <w:vAlign w:val="bottom"/>
          </w:tcPr>
          <w:p>
            <w:pPr>
              <w:pStyle w:val="TAC"/>
              <w:rPr/>
            </w:pPr>
            <w:r>
              <w:rPr/>
              <w:t>42</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0.681666</w:t>
            </w:r>
          </w:p>
        </w:tc>
        <w:tc>
          <w:tcPr>
            <w:tcW w:w="1215" w:type="dxa"/>
            <w:tcBorders>
              <w:left w:val="single" w:sz="4" w:space="0" w:color="000000"/>
              <w:right w:val="single" w:sz="4" w:space="0" w:color="000000"/>
            </w:tcBorders>
            <w:vAlign w:val="bottom"/>
          </w:tcPr>
          <w:p>
            <w:pPr>
              <w:pStyle w:val="TAC"/>
              <w:rPr/>
            </w:pPr>
            <w:r>
              <w:rPr/>
              <w:t>-1.35341</w:t>
            </w:r>
          </w:p>
        </w:tc>
      </w:tr>
      <w:tr>
        <w:trPr>
          <w:trHeight w:val="257" w:hRule="atLeast"/>
        </w:trPr>
        <w:tc>
          <w:tcPr>
            <w:tcW w:w="1071" w:type="dxa"/>
            <w:tcBorders>
              <w:left w:val="single" w:sz="4" w:space="0" w:color="000000"/>
              <w:right w:val="single" w:sz="4" w:space="0" w:color="000000"/>
            </w:tcBorders>
            <w:vAlign w:val="bottom"/>
          </w:tcPr>
          <w:p>
            <w:pPr>
              <w:pStyle w:val="TAC"/>
              <w:rPr/>
            </w:pPr>
            <w:r>
              <w:rPr/>
              <w:t>43</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0.112434</w:t>
            </w:r>
          </w:p>
        </w:tc>
        <w:tc>
          <w:tcPr>
            <w:tcW w:w="1215" w:type="dxa"/>
            <w:tcBorders>
              <w:left w:val="single" w:sz="4" w:space="0" w:color="000000"/>
              <w:right w:val="single" w:sz="4" w:space="0" w:color="000000"/>
            </w:tcBorders>
            <w:vAlign w:val="bottom"/>
          </w:tcPr>
          <w:p>
            <w:pPr>
              <w:pStyle w:val="TAC"/>
              <w:rPr/>
            </w:pPr>
            <w:r>
              <w:rPr/>
              <w:t>2.651183</w:t>
            </w:r>
          </w:p>
        </w:tc>
      </w:tr>
      <w:tr>
        <w:trPr>
          <w:trHeight w:val="257" w:hRule="atLeast"/>
        </w:trPr>
        <w:tc>
          <w:tcPr>
            <w:tcW w:w="1071" w:type="dxa"/>
            <w:tcBorders>
              <w:left w:val="single" w:sz="4" w:space="0" w:color="000000"/>
              <w:right w:val="single" w:sz="4" w:space="0" w:color="000000"/>
            </w:tcBorders>
            <w:vAlign w:val="bottom"/>
          </w:tcPr>
          <w:p>
            <w:pPr>
              <w:pStyle w:val="TAC"/>
              <w:rPr/>
            </w:pPr>
            <w:r>
              <w:rPr/>
              <w:t>44</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0.528475</w:t>
            </w:r>
          </w:p>
        </w:tc>
        <w:tc>
          <w:tcPr>
            <w:tcW w:w="1215" w:type="dxa"/>
            <w:tcBorders>
              <w:left w:val="single" w:sz="4" w:space="0" w:color="000000"/>
              <w:right w:val="single" w:sz="4" w:space="0" w:color="000000"/>
            </w:tcBorders>
            <w:vAlign w:val="bottom"/>
          </w:tcPr>
          <w:p>
            <w:pPr>
              <w:pStyle w:val="TAC"/>
              <w:rPr/>
            </w:pPr>
            <w:r>
              <w:rPr/>
              <w:t>-0.57647</w:t>
            </w:r>
          </w:p>
        </w:tc>
      </w:tr>
      <w:tr>
        <w:trPr>
          <w:trHeight w:val="257" w:hRule="atLeast"/>
        </w:trPr>
        <w:tc>
          <w:tcPr>
            <w:tcW w:w="1071" w:type="dxa"/>
            <w:tcBorders>
              <w:left w:val="single" w:sz="4" w:space="0" w:color="000000"/>
              <w:right w:val="single" w:sz="4" w:space="0" w:color="000000"/>
            </w:tcBorders>
            <w:vAlign w:val="bottom"/>
          </w:tcPr>
          <w:p>
            <w:pPr>
              <w:pStyle w:val="TAC"/>
              <w:rPr/>
            </w:pPr>
            <w:r>
              <w:rPr/>
              <w:t>45</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1.003627</w:t>
            </w:r>
          </w:p>
        </w:tc>
        <w:tc>
          <w:tcPr>
            <w:tcW w:w="1215" w:type="dxa"/>
            <w:tcBorders>
              <w:left w:val="single" w:sz="4" w:space="0" w:color="000000"/>
              <w:right w:val="single" w:sz="4" w:space="0" w:color="000000"/>
            </w:tcBorders>
            <w:vAlign w:val="bottom"/>
          </w:tcPr>
          <w:p>
            <w:pPr>
              <w:pStyle w:val="TAC"/>
              <w:rPr/>
            </w:pPr>
            <w:r>
              <w:rPr/>
              <w:t>1.857517</w:t>
            </w:r>
          </w:p>
        </w:tc>
      </w:tr>
      <w:tr>
        <w:trPr>
          <w:trHeight w:val="257" w:hRule="atLeast"/>
        </w:trPr>
        <w:tc>
          <w:tcPr>
            <w:tcW w:w="1071" w:type="dxa"/>
            <w:tcBorders>
              <w:left w:val="single" w:sz="4" w:space="0" w:color="000000"/>
              <w:right w:val="single" w:sz="4" w:space="0" w:color="000000"/>
            </w:tcBorders>
            <w:vAlign w:val="bottom"/>
          </w:tcPr>
          <w:p>
            <w:pPr>
              <w:pStyle w:val="TAC"/>
              <w:rPr/>
            </w:pPr>
            <w:r>
              <w:rPr/>
              <w:t>46</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-1.275974</w:t>
            </w:r>
          </w:p>
        </w:tc>
        <w:tc>
          <w:tcPr>
            <w:tcW w:w="1215" w:type="dxa"/>
            <w:tcBorders>
              <w:left w:val="single" w:sz="4" w:space="0" w:color="000000"/>
              <w:right w:val="single" w:sz="4" w:space="0" w:color="000000"/>
            </w:tcBorders>
            <w:vAlign w:val="bottom"/>
          </w:tcPr>
          <w:p>
            <w:pPr>
              <w:pStyle w:val="TAC"/>
              <w:rPr/>
            </w:pPr>
            <w:r>
              <w:rPr/>
              <w:t>-0.77916</w:t>
            </w:r>
          </w:p>
        </w:tc>
      </w:tr>
      <w:tr>
        <w:trPr>
          <w:trHeight w:val="257" w:hRule="atLeast"/>
        </w:trPr>
        <w:tc>
          <w:tcPr>
            <w:tcW w:w="1071" w:type="dxa"/>
            <w:tcBorders>
              <w:left w:val="single" w:sz="4" w:space="0" w:color="000000"/>
              <w:right w:val="single" w:sz="4" w:space="0" w:color="000000"/>
            </w:tcBorders>
            <w:vAlign w:val="bottom"/>
          </w:tcPr>
          <w:p>
            <w:pPr>
              <w:pStyle w:val="TAC"/>
              <w:rPr/>
            </w:pPr>
            <w:r>
              <w:rPr/>
              <w:t>47</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1.051102</w:t>
            </w:r>
          </w:p>
        </w:tc>
        <w:tc>
          <w:tcPr>
            <w:tcW w:w="1215" w:type="dxa"/>
            <w:tcBorders>
              <w:left w:val="single" w:sz="4" w:space="0" w:color="000000"/>
              <w:right w:val="single" w:sz="4" w:space="0" w:color="000000"/>
            </w:tcBorders>
            <w:vAlign w:val="bottom"/>
          </w:tcPr>
          <w:p>
            <w:pPr>
              <w:pStyle w:val="TAC"/>
              <w:rPr/>
            </w:pPr>
            <w:r>
              <w:rPr/>
              <w:t>-2.01121</w:t>
            </w:r>
          </w:p>
        </w:tc>
      </w:tr>
      <w:tr>
        <w:trPr>
          <w:trHeight w:val="257" w:hRule="atLeast"/>
        </w:trPr>
        <w:tc>
          <w:tcPr>
            <w:tcW w:w="1071" w:type="dxa"/>
            <w:tcBorders>
              <w:left w:val="single" w:sz="4" w:space="0" w:color="000000"/>
              <w:right w:val="single" w:sz="4" w:space="0" w:color="000000"/>
            </w:tcBorders>
            <w:vAlign w:val="bottom"/>
          </w:tcPr>
          <w:p>
            <w:pPr>
              <w:pStyle w:val="TAC"/>
              <w:rPr/>
            </w:pPr>
            <w:r>
              <w:rPr/>
              <w:t>48</w:t>
            </w:r>
          </w:p>
        </w:tc>
        <w:tc>
          <w:tcPr>
            <w:tcW w:w="1172" w:type="dxa"/>
            <w:tcBorders>
              <w:left w:val="single" w:sz="4" w:space="0" w:color="000000"/>
              <w:right w:val="single" w:sz="4" w:space="0" w:color="000000"/>
            </w:tcBorders>
            <w:vAlign w:val="bottom"/>
          </w:tcPr>
          <w:p>
            <w:pPr>
              <w:pStyle w:val="TAC"/>
              <w:rPr>
                <w:rFonts w:cs="Arial"/>
                <w:szCs w:val="18"/>
              </w:rPr>
            </w:pPr>
            <w:r>
              <w:rPr>
                <w:rFonts w:cs="Arial"/>
                <w:color w:val="000000"/>
                <w:szCs w:val="18"/>
              </w:rPr>
              <w:t>-1.315079</w:t>
            </w:r>
          </w:p>
        </w:tc>
        <w:tc>
          <w:tcPr>
            <w:tcW w:w="1215" w:type="dxa"/>
            <w:tcBorders>
              <w:left w:val="single" w:sz="4" w:space="0" w:color="000000"/>
              <w:right w:val="single" w:sz="4" w:space="0" w:color="000000"/>
            </w:tcBorders>
            <w:vAlign w:val="bottom"/>
          </w:tcPr>
          <w:p>
            <w:pPr>
              <w:pStyle w:val="TAC"/>
              <w:rPr/>
            </w:pPr>
            <w:r>
              <w:rPr/>
              <w:t>3.087768</w:t>
            </w:r>
          </w:p>
        </w:tc>
      </w:tr>
      <w:tr>
        <w:trPr>
          <w:trHeight w:val="257" w:hRule="atLeast"/>
        </w:trPr>
        <w:tc>
          <w:tcPr>
            <w:tcW w:w="1071" w:type="dxa"/>
            <w:tcBorders>
              <w:left w:val="single" w:sz="4" w:space="0" w:color="000000"/>
              <w:bottom w:val="single" w:sz="4" w:space="0" w:color="000000"/>
              <w:right w:val="single" w:sz="4" w:space="0" w:color="000000"/>
            </w:tcBorders>
            <w:vAlign w:val="bottom"/>
          </w:tcPr>
          <w:p>
            <w:pPr>
              <w:pStyle w:val="TAC"/>
              <w:rPr/>
            </w:pPr>
            <w:r>
              <w:rPr/>
              <w:t>49</w:t>
            </w:r>
          </w:p>
        </w:tc>
        <w:tc>
          <w:tcPr>
            <w:tcW w:w="1172" w:type="dxa"/>
            <w:tcBorders>
              <w:left w:val="single" w:sz="4" w:space="0" w:color="000000"/>
              <w:bottom w:val="single" w:sz="4" w:space="0" w:color="000000"/>
              <w:right w:val="single" w:sz="4" w:space="0" w:color="000000"/>
            </w:tcBorders>
            <w:vAlign w:val="bottom"/>
          </w:tcPr>
          <w:p>
            <w:pPr>
              <w:pStyle w:val="TAC"/>
              <w:rPr>
                <w:rFonts w:cs="Arial"/>
                <w:szCs w:val="18"/>
              </w:rPr>
            </w:pPr>
            <w:r>
              <w:rPr>
                <w:rFonts w:cs="Arial"/>
                <w:color w:val="000000"/>
                <w:szCs w:val="18"/>
              </w:rPr>
              <w:t>-0.326694</w:t>
            </w:r>
          </w:p>
        </w:tc>
        <w:tc>
          <w:tcPr>
            <w:tcW w:w="1215" w:type="dxa"/>
            <w:tcBorders>
              <w:left w:val="single" w:sz="4" w:space="0" w:color="000000"/>
              <w:bottom w:val="single" w:sz="4" w:space="0" w:color="000000"/>
              <w:right w:val="single" w:sz="4" w:space="0" w:color="000000"/>
            </w:tcBorders>
            <w:vAlign w:val="bottom"/>
          </w:tcPr>
          <w:p>
            <w:pPr>
              <w:pStyle w:val="TAC"/>
              <w:rPr/>
            </w:pPr>
            <w:r>
              <w:rPr/>
              <w:t>-0.00446</w:t>
            </w:r>
          </w:p>
        </w:tc>
      </w:tr>
    </w:tbl>
    <w:p>
      <w:pPr>
        <w:pStyle w:val="Normal"/>
        <w:rPr/>
      </w:pPr>
      <w:r>
        <w:rPr/>
      </w:r>
    </w:p>
    <w:p>
      <w:pPr>
        <w:pStyle w:val="Heading8"/>
        <w:ind w:left="0" w:hanging="0"/>
        <w:rPr/>
      </w:pPr>
      <w:bookmarkStart w:id="48" w:name="__RefHeading___Toc532295050"/>
      <w:bookmarkEnd w:id="48"/>
      <w:r>
        <w:rPr/>
        <w:t xml:space="preserve">Annex B (normative): </w:t>
        <w:br/>
        <w:t>Directions in Gaussian spherical grid</w:t>
      </w:r>
    </w:p>
    <w:p>
      <w:pPr>
        <w:pStyle w:val="Heading1"/>
        <w:ind w:left="1134" w:hanging="1134"/>
        <w:rPr/>
      </w:pPr>
      <w:bookmarkStart w:id="49" w:name="__RefHeading___Toc532295051"/>
      <w:bookmarkEnd w:id="49"/>
      <w:r>
        <w:rPr/>
        <w:t>B.1</w:t>
        <w:tab/>
        <w:t>Definition</w:t>
      </w:r>
    </w:p>
    <w:p>
      <w:pPr>
        <w:pStyle w:val="Normal"/>
        <w:rPr/>
      </w:pPr>
      <w:r>
        <w:rPr/>
        <w:t>A Gaussian grid of order N consists of 2(N+1)</w:t>
      </w:r>
      <w:r>
        <w:rPr>
          <w:vertAlign w:val="superscript"/>
        </w:rPr>
        <w:t>2</w:t>
      </w:r>
      <w:r>
        <w:rPr/>
        <w:t xml:space="preserve"> points associated to directions </w:t>
      </w:r>
      <w:r>
        <w:fldChar w:fldCharType="begin"/>
      </w:r>
      <w:r>
        <w:rPr>
          <w:position w:val="-10"/>
        </w:rPr>
        <w:instrText xml:space="preserve"> QUOTE _x0001_ </w:instrText>
      </w:r>
      <w:r>
        <w:rPr>
          <w:position w:val="-10"/>
        </w:rPr>
      </w:r>
      <w:r>
        <w:rPr>
          <w:position w:val="-10"/>
        </w:rPr>
        <w:fldChar w:fldCharType="separate"/>
      </w:r>
      <w:r>
        <w:rPr>
          <w:position w:val="-10"/>
        </w:rPr>
      </w:r>
      <w:r>
        <w:rPr>
          <w:position w:val="-10"/>
        </w:rPr>
        <w:drawing>
          <wp:inline distT="0" distB="0" distL="0" distR="0">
            <wp:extent cx="1028700" cy="205740"/>
            <wp:effectExtent l="0" t="0" r="0" b="0"/>
            <wp:docPr id="57"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4" descr=""/>
                    <pic:cNvPicPr>
                      <a:picLocks noChangeAspect="1" noChangeArrowheads="1"/>
                    </pic:cNvPicPr>
                  </pic:nvPicPr>
                  <pic:blipFill>
                    <a:blip r:embed="rId59"/>
                    <a:srcRect l="-35" t="-175" r="-35" b="-175"/>
                    <a:stretch>
                      <a:fillRect/>
                    </a:stretch>
                  </pic:blipFill>
                  <pic:spPr bwMode="auto">
                    <a:xfrm>
                      <a:off x="0" y="0"/>
                      <a:ext cx="1028700" cy="205740"/>
                    </a:xfrm>
                    <a:prstGeom prst="rect">
                      <a:avLst/>
                    </a:prstGeom>
                  </pic:spPr>
                </pic:pic>
              </a:graphicData>
            </a:graphic>
          </wp:inline>
        </w:drawing>
      </w:r>
      <w:r>
        <w:rPr>
          <w:position w:val="-10"/>
        </w:rPr>
      </w:r>
      <w:r>
        <w:rPr>
          <w:position w:val="-10"/>
        </w:rPr>
        <w:fldChar w:fldCharType="end"/>
      </w:r>
      <w:r>
        <w:rPr/>
        <w:t xml:space="preserve">,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541020" cy="152400"/>
            <wp:effectExtent l="0" t="0" r="0" b="0"/>
            <wp:docPr id="58"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5" descr=""/>
                    <pic:cNvPicPr>
                      <a:picLocks noChangeAspect="1" noChangeArrowheads="1"/>
                    </pic:cNvPicPr>
                  </pic:nvPicPr>
                  <pic:blipFill>
                    <a:blip r:embed="rId60"/>
                    <a:srcRect l="-67" t="-236" r="-67" b="-236"/>
                    <a:stretch>
                      <a:fillRect/>
                    </a:stretch>
                  </pic:blipFill>
                  <pic:spPr bwMode="auto">
                    <a:xfrm>
                      <a:off x="0" y="0"/>
                      <a:ext cx="541020" cy="152400"/>
                    </a:xfrm>
                    <a:prstGeom prst="rect">
                      <a:avLst/>
                    </a:prstGeom>
                  </pic:spPr>
                </pic:pic>
              </a:graphicData>
            </a:graphic>
          </wp:inline>
        </w:drawing>
      </w:r>
      <w:r>
        <w:rPr>
          <w:position w:val="-5"/>
        </w:rPr>
      </w:r>
      <w:r>
        <w:rPr>
          <w:position w:val="-5"/>
        </w:rPr>
        <w:fldChar w:fldCharType="end"/>
      </w:r>
      <w:r>
        <w:rPr/>
        <w:t xml:space="preserve"> </w:t>
      </w:r>
      <w:r>
        <w:fldChar w:fldCharType="begin"/>
      </w:r>
      <w:r>
        <w:rPr/>
        <w:instrText xml:space="preserve"> QUOTE </w:instrText>
      </w:r>
      <w:r>
        <w:rPr/>
      </w:r>
      <w:r>
        <w:rPr/>
        <w:fldChar w:fldCharType="separate"/>
      </w:r>
      <w:r>
        <w:rPr/>
      </w:r>
      <w:r>
        <w:rPr/>
      </w:r>
      <w:r>
        <w:rPr/>
        <w:fldChar w:fldCharType="end"/>
      </w:r>
      <w:r>
        <w:rPr/>
        <w:t xml:space="preserve">and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944880" cy="152400"/>
            <wp:effectExtent l="0" t="0" r="0" b="0"/>
            <wp:docPr id="59"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6" descr=""/>
                    <pic:cNvPicPr>
                      <a:picLocks noChangeAspect="1" noChangeArrowheads="1"/>
                    </pic:cNvPicPr>
                  </pic:nvPicPr>
                  <pic:blipFill>
                    <a:blip r:embed="rId61"/>
                    <a:srcRect l="-38" t="-236" r="-38" b="-236"/>
                    <a:stretch>
                      <a:fillRect/>
                    </a:stretch>
                  </pic:blipFill>
                  <pic:spPr bwMode="auto">
                    <a:xfrm>
                      <a:off x="0" y="0"/>
                      <a:ext cx="944880" cy="152400"/>
                    </a:xfrm>
                    <a:prstGeom prst="rect">
                      <a:avLst/>
                    </a:prstGeom>
                  </pic:spPr>
                </pic:pic>
              </a:graphicData>
            </a:graphic>
          </wp:inline>
        </w:drawing>
      </w:r>
      <w:r>
        <w:rPr>
          <w:position w:val="-5"/>
        </w:rPr>
      </w:r>
      <w:r>
        <w:rPr>
          <w:position w:val="-5"/>
        </w:rPr>
        <w:fldChar w:fldCharType="end"/>
      </w:r>
      <w:r>
        <w:rPr/>
        <w:t xml:space="preserve">, where </w:t>
      </w:r>
      <w:r>
        <w:fldChar w:fldCharType="begin"/>
      </w:r>
      <w:r>
        <w:rPr>
          <w:position w:val="-8"/>
        </w:rPr>
        <w:instrText xml:space="preserve"> QUOTE _x0001_ </w:instrText>
      </w:r>
      <w:r>
        <w:rPr>
          <w:position w:val="-8"/>
        </w:rPr>
      </w:r>
      <w:r>
        <w:rPr>
          <w:position w:val="-8"/>
        </w:rPr>
        <w:fldChar w:fldCharType="separate"/>
      </w:r>
      <w:r>
        <w:rPr>
          <w:position w:val="-8"/>
        </w:rPr>
      </w:r>
      <w:r>
        <w:rPr>
          <w:position w:val="-8"/>
        </w:rPr>
        <w:drawing>
          <wp:inline distT="0" distB="0" distL="0" distR="0">
            <wp:extent cx="228600" cy="190500"/>
            <wp:effectExtent l="0" t="0" r="0" b="0"/>
            <wp:docPr id="60"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7" descr=""/>
                    <pic:cNvPicPr>
                      <a:picLocks noChangeAspect="1" noChangeArrowheads="1"/>
                    </pic:cNvPicPr>
                  </pic:nvPicPr>
                  <pic:blipFill>
                    <a:blip r:embed="rId62"/>
                    <a:srcRect l="-157" t="-189" r="-157" b="-189"/>
                    <a:stretch>
                      <a:fillRect/>
                    </a:stretch>
                  </pic:blipFill>
                  <pic:spPr bwMode="auto">
                    <a:xfrm>
                      <a:off x="0" y="0"/>
                      <a:ext cx="228600" cy="190500"/>
                    </a:xfrm>
                    <a:prstGeom prst="rect">
                      <a:avLst/>
                    </a:prstGeom>
                  </pic:spPr>
                </pic:pic>
              </a:graphicData>
            </a:graphic>
          </wp:inline>
        </w:drawing>
      </w:r>
      <w:r>
        <w:rPr>
          <w:position w:val="-8"/>
        </w:rPr>
      </w:r>
      <w:r>
        <w:rPr>
          <w:position w:val="-8"/>
        </w:rPr>
        <w:fldChar w:fldCharType="end"/>
      </w:r>
      <w:r>
        <w:rPr/>
        <w:t xml:space="preserve"> and  </w:t>
      </w:r>
      <w:r>
        <w:fldChar w:fldCharType="begin"/>
      </w:r>
      <w:r>
        <w:rPr>
          <w:position w:val="-10"/>
        </w:rPr>
        <w:instrText xml:space="preserve"> QUOTE _x0001_ </w:instrText>
      </w:r>
      <w:r>
        <w:rPr>
          <w:position w:val="-10"/>
        </w:rPr>
      </w:r>
      <w:r>
        <w:rPr>
          <w:position w:val="-10"/>
        </w:rPr>
        <w:fldChar w:fldCharType="separate"/>
      </w:r>
      <w:r>
        <w:rPr>
          <w:position w:val="-10"/>
        </w:rPr>
      </w:r>
      <w:r>
        <w:rPr>
          <w:position w:val="-10"/>
        </w:rPr>
        <w:drawing>
          <wp:inline distT="0" distB="0" distL="0" distR="0">
            <wp:extent cx="243840" cy="205740"/>
            <wp:effectExtent l="0" t="0" r="0" b="0"/>
            <wp:docPr id="61"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8" descr=""/>
                    <pic:cNvPicPr>
                      <a:picLocks noChangeAspect="1" noChangeArrowheads="1"/>
                    </pic:cNvPicPr>
                  </pic:nvPicPr>
                  <pic:blipFill>
                    <a:blip r:embed="rId63"/>
                    <a:srcRect l="-148" t="-175" r="-148" b="-175"/>
                    <a:stretch>
                      <a:fillRect/>
                    </a:stretch>
                  </pic:blipFill>
                  <pic:spPr bwMode="auto">
                    <a:xfrm>
                      <a:off x="0" y="0"/>
                      <a:ext cx="243840" cy="205740"/>
                    </a:xfrm>
                    <a:prstGeom prst="rect">
                      <a:avLst/>
                    </a:prstGeom>
                  </pic:spPr>
                </pic:pic>
              </a:graphicData>
            </a:graphic>
          </wp:inline>
        </w:drawing>
      </w:r>
      <w:r>
        <w:rPr>
          <w:position w:val="-10"/>
        </w:rPr>
      </w:r>
      <w:r>
        <w:rPr>
          <w:position w:val="-10"/>
        </w:rPr>
        <w:fldChar w:fldCharType="end"/>
      </w:r>
      <w:r>
        <w:rPr/>
        <w:t xml:space="preserve"> denote the elevation and azimuth, respectively. These directions are defined as follows [7]:</w:t>
      </w:r>
      <w:r>
        <w:rPr>
          <w:position w:val="-10"/>
        </w:rPr>
        <w:t xml:space="preserve"> </w:t>
      </w:r>
      <w:r>
        <w:rPr/>
        <w:t xml:space="preserve">The elevations </w:t>
      </w:r>
      <w:r>
        <w:fldChar w:fldCharType="begin"/>
      </w:r>
      <w:r>
        <w:rPr>
          <w:position w:val="-8"/>
        </w:rPr>
        <w:instrText xml:space="preserve"> QUOTE _x0001_ </w:instrText>
      </w:r>
      <w:r>
        <w:rPr>
          <w:position w:val="-8"/>
        </w:rPr>
      </w:r>
      <w:r>
        <w:rPr>
          <w:position w:val="-8"/>
        </w:rPr>
        <w:fldChar w:fldCharType="separate"/>
      </w:r>
      <w:r>
        <w:rPr>
          <w:position w:val="-8"/>
        </w:rPr>
      </w:r>
      <w:r>
        <w:rPr>
          <w:position w:val="-8"/>
        </w:rPr>
        <w:drawing>
          <wp:inline distT="0" distB="0" distL="0" distR="0">
            <wp:extent cx="228600" cy="190500"/>
            <wp:effectExtent l="0" t="0" r="0" b="0"/>
            <wp:docPr id="62"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9" descr=""/>
                    <pic:cNvPicPr>
                      <a:picLocks noChangeAspect="1" noChangeArrowheads="1"/>
                    </pic:cNvPicPr>
                  </pic:nvPicPr>
                  <pic:blipFill>
                    <a:blip r:embed="rId64"/>
                    <a:srcRect l="-157" t="-189" r="-157" b="-189"/>
                    <a:stretch>
                      <a:fillRect/>
                    </a:stretch>
                  </pic:blipFill>
                  <pic:spPr bwMode="auto">
                    <a:xfrm>
                      <a:off x="0" y="0"/>
                      <a:ext cx="228600" cy="190500"/>
                    </a:xfrm>
                    <a:prstGeom prst="rect">
                      <a:avLst/>
                    </a:prstGeom>
                  </pic:spPr>
                </pic:pic>
              </a:graphicData>
            </a:graphic>
          </wp:inline>
        </w:drawing>
      </w:r>
      <w:r>
        <w:rPr>
          <w:position w:val="-8"/>
        </w:rPr>
      </w:r>
      <w:r>
        <w:rPr>
          <w:position w:val="-8"/>
        </w:rPr>
        <w:fldChar w:fldCharType="end"/>
      </w:r>
      <w:r>
        <w:fldChar w:fldCharType="begin"/>
      </w:r>
      <w:r>
        <w:rPr/>
        <w:instrText xml:space="preserve"> QUOTE </w:instrText>
      </w:r>
      <w:r>
        <w:rPr/>
      </w:r>
      <w:r>
        <w:rPr/>
        <w:fldChar w:fldCharType="separate"/>
      </w:r>
      <w:r>
        <w:rPr/>
      </w:r>
      <w:r>
        <w:rPr/>
      </w:r>
      <w:r>
        <w:rPr/>
        <w:fldChar w:fldCharType="end"/>
      </w:r>
      <w:r>
        <w:rPr/>
        <w:t xml:space="preserve"> are computed as the zeros of the (N+1)-th degree Legendre polynomial </w:t>
      </w:r>
      <w:r>
        <w:rPr>
          <w:rFonts w:cs="Cambria Math" w:ascii="Cambria Math" w:hAnsi="Cambria Math"/>
        </w:rPr>
        <w:br/>
      </w:r>
      <w:r>
        <w:fldChar w:fldCharType="begin"/>
      </w:r>
      <w:r>
        <w:rPr>
          <w:position w:val="-8"/>
        </w:rPr>
        <w:instrText xml:space="preserve"> QUOTE _x0001_ </w:instrText>
      </w:r>
      <w:r>
        <w:rPr>
          <w:position w:val="-8"/>
        </w:rPr>
      </w:r>
      <w:r>
        <w:rPr>
          <w:position w:val="-8"/>
        </w:rPr>
        <w:fldChar w:fldCharType="separate"/>
      </w:r>
      <w:r>
        <w:rPr>
          <w:position w:val="-8"/>
        </w:rPr>
      </w:r>
      <w:r>
        <w:rPr>
          <w:position w:val="-8"/>
        </w:rPr>
        <w:drawing>
          <wp:inline distT="0" distB="0" distL="0" distR="0">
            <wp:extent cx="1143000" cy="190500"/>
            <wp:effectExtent l="0" t="0" r="0" b="0"/>
            <wp:docPr id="63"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0" descr=""/>
                    <pic:cNvPicPr>
                      <a:picLocks noChangeAspect="1" noChangeArrowheads="1"/>
                    </pic:cNvPicPr>
                  </pic:nvPicPr>
                  <pic:blipFill>
                    <a:blip r:embed="rId65"/>
                    <a:srcRect l="-31" t="-189" r="-31" b="-189"/>
                    <a:stretch>
                      <a:fillRect/>
                    </a:stretch>
                  </pic:blipFill>
                  <pic:spPr bwMode="auto">
                    <a:xfrm>
                      <a:off x="0" y="0"/>
                      <a:ext cx="1143000" cy="190500"/>
                    </a:xfrm>
                    <a:prstGeom prst="rect">
                      <a:avLst/>
                    </a:prstGeom>
                  </pic:spPr>
                </pic:pic>
              </a:graphicData>
            </a:graphic>
          </wp:inline>
        </w:drawing>
      </w:r>
      <w:r>
        <w:rPr>
          <w:position w:val="-8"/>
        </w:rPr>
      </w:r>
      <w:r>
        <w:rPr>
          <w:position w:val="-8"/>
        </w:rPr>
        <w:fldChar w:fldCharType="end"/>
      </w:r>
      <w:r>
        <w:rPr/>
        <w:t xml:space="preserve">, while the azimuths are given by </w:t>
      </w:r>
      <w:r>
        <w:fldChar w:fldCharType="begin"/>
      </w:r>
      <w:r>
        <w:rPr>
          <w:position w:val="-14"/>
        </w:rPr>
        <w:instrText xml:space="preserve"> QUOTE _x0001_ </w:instrText>
      </w:r>
      <w:r>
        <w:rPr>
          <w:position w:val="-14"/>
        </w:rPr>
      </w:r>
      <w:r>
        <w:rPr>
          <w:position w:val="-14"/>
        </w:rPr>
        <w:fldChar w:fldCharType="separate"/>
      </w:r>
      <w:r>
        <w:rPr>
          <w:position w:val="-14"/>
        </w:rPr>
      </w:r>
      <w:r>
        <w:rPr>
          <w:position w:val="-14"/>
        </w:rPr>
        <w:drawing>
          <wp:inline distT="0" distB="0" distL="0" distR="0">
            <wp:extent cx="716280" cy="236220"/>
            <wp:effectExtent l="0" t="0" r="0" b="0"/>
            <wp:docPr id="64"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1" descr=""/>
                    <pic:cNvPicPr>
                      <a:picLocks noChangeAspect="1" noChangeArrowheads="1"/>
                    </pic:cNvPicPr>
                  </pic:nvPicPr>
                  <pic:blipFill>
                    <a:blip r:embed="rId66"/>
                    <a:srcRect l="-50" t="-152" r="-50" b="-152"/>
                    <a:stretch>
                      <a:fillRect/>
                    </a:stretch>
                  </pic:blipFill>
                  <pic:spPr bwMode="auto">
                    <a:xfrm>
                      <a:off x="0" y="0"/>
                      <a:ext cx="716280" cy="236220"/>
                    </a:xfrm>
                    <a:prstGeom prst="rect">
                      <a:avLst/>
                    </a:prstGeom>
                  </pic:spPr>
                </pic:pic>
              </a:graphicData>
            </a:graphic>
          </wp:inline>
        </w:drawing>
      </w:r>
      <w:r>
        <w:rPr>
          <w:position w:val="-14"/>
        </w:rPr>
      </w:r>
      <w:r>
        <w:rPr>
          <w:position w:val="-14"/>
        </w:rPr>
        <w:fldChar w:fldCharType="end"/>
      </w:r>
      <w:r>
        <w:rPr/>
        <w:t xml:space="preserve"> (in radians) or j.180/(</w:t>
      </w:r>
      <w:r>
        <w:rPr>
          <w:i/>
        </w:rPr>
        <w:t>N</w:t>
      </w:r>
      <w:r>
        <w:rPr/>
        <w:t>+1)</w:t>
      </w:r>
      <w:r>
        <w:rPr>
          <w:i/>
        </w:rPr>
        <w:t xml:space="preserve"> </w:t>
      </w:r>
      <w:r>
        <w:rPr/>
        <w:t xml:space="preserve">(in degrees),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944880" cy="152400"/>
            <wp:effectExtent l="0" t="0" r="0" b="0"/>
            <wp:docPr id="65"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2" descr=""/>
                    <pic:cNvPicPr>
                      <a:picLocks noChangeAspect="1" noChangeArrowheads="1"/>
                    </pic:cNvPicPr>
                  </pic:nvPicPr>
                  <pic:blipFill>
                    <a:blip r:embed="rId67"/>
                    <a:srcRect l="-38" t="-236" r="-38" b="-236"/>
                    <a:stretch>
                      <a:fillRect/>
                    </a:stretch>
                  </pic:blipFill>
                  <pic:spPr bwMode="auto">
                    <a:xfrm>
                      <a:off x="0" y="0"/>
                      <a:ext cx="944880" cy="152400"/>
                    </a:xfrm>
                    <a:prstGeom prst="rect">
                      <a:avLst/>
                    </a:prstGeom>
                  </pic:spPr>
                </pic:pic>
              </a:graphicData>
            </a:graphic>
          </wp:inline>
        </w:drawing>
      </w:r>
      <w:r>
        <w:rPr>
          <w:position w:val="-5"/>
        </w:rPr>
      </w:r>
      <w:r>
        <w:rPr>
          <w:position w:val="-5"/>
        </w:rPr>
        <w:fldChar w:fldCharType="end"/>
      </w:r>
      <w:r>
        <w:fldChar w:fldCharType="begin"/>
      </w:r>
      <w:r>
        <w:rPr/>
        <w:instrText xml:space="preserve"> QUOTE </w:instrText>
      </w:r>
      <w:r>
        <w:rPr/>
      </w:r>
      <w:r>
        <w:rPr/>
        <w:fldChar w:fldCharType="separate"/>
      </w:r>
      <w:r>
        <w:rPr/>
      </w:r>
      <w:r>
        <w:rPr/>
      </w:r>
      <w:r>
        <w:rPr/>
        <w:fldChar w:fldCharType="end"/>
      </w:r>
      <w:r>
        <w:rPr/>
        <w:t>.</w:t>
      </w:r>
    </w:p>
    <w:p>
      <w:pPr>
        <w:pStyle w:val="Normal"/>
        <w:rPr/>
      </w:pPr>
      <w:r>
        <w:rPr/>
        <w:t xml:space="preserve">Directions in test setup shall comply with the theoretical values  </w:t>
      </w:r>
      <w:r>
        <w:fldChar w:fldCharType="begin"/>
      </w:r>
      <w:r>
        <w:rPr>
          <w:position w:val="-10"/>
        </w:rPr>
        <w:instrText xml:space="preserve"> QUOTE _x0001_ </w:instrText>
      </w:r>
      <w:r>
        <w:rPr>
          <w:position w:val="-10"/>
        </w:rPr>
      </w:r>
      <w:r>
        <w:rPr>
          <w:position w:val="-10"/>
        </w:rPr>
        <w:fldChar w:fldCharType="separate"/>
      </w:r>
      <w:r>
        <w:rPr>
          <w:position w:val="-10"/>
        </w:rPr>
      </w:r>
      <w:r>
        <w:rPr>
          <w:position w:val="-10"/>
        </w:rPr>
        <w:drawing>
          <wp:inline distT="0" distB="0" distL="0" distR="0">
            <wp:extent cx="236220" cy="205740"/>
            <wp:effectExtent l="0" t="0" r="0" b="0"/>
            <wp:docPr id="66"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3" descr=""/>
                    <pic:cNvPicPr>
                      <a:picLocks noChangeAspect="1" noChangeArrowheads="1"/>
                    </pic:cNvPicPr>
                  </pic:nvPicPr>
                  <pic:blipFill>
                    <a:blip r:embed="rId68"/>
                    <a:srcRect l="-152" t="-175" r="-152" b="-175"/>
                    <a:stretch>
                      <a:fillRect/>
                    </a:stretch>
                  </pic:blipFill>
                  <pic:spPr bwMode="auto">
                    <a:xfrm>
                      <a:off x="0" y="0"/>
                      <a:ext cx="236220" cy="205740"/>
                    </a:xfrm>
                    <a:prstGeom prst="rect">
                      <a:avLst/>
                    </a:prstGeom>
                  </pic:spPr>
                </pic:pic>
              </a:graphicData>
            </a:graphic>
          </wp:inline>
        </w:drawing>
      </w:r>
      <w:r>
        <w:rPr>
          <w:position w:val="-10"/>
        </w:rPr>
      </w:r>
      <w:r>
        <w:rPr>
          <w:position w:val="-10"/>
        </w:rPr>
        <w:fldChar w:fldCharType="end"/>
      </w:r>
      <w:r>
        <w:rPr/>
        <w:t xml:space="preserve"> with an accuracy of +/-0.5 degree for all azimuths and +/-0.5 degree for elevations in the range [-80,+80] degrees. For elevation &gt;80 degrees and &lt;-80 degrees, the accuracy shall be respectively +4/-0.5 degrees and +0.5/-4 degrees.</w:t>
      </w:r>
    </w:p>
    <w:p>
      <w:pPr>
        <w:pStyle w:val="Heading1"/>
        <w:ind w:left="1134" w:hanging="1134"/>
        <w:rPr/>
      </w:pPr>
      <w:bookmarkStart w:id="50" w:name="__RefHeading___Toc532295052"/>
      <w:bookmarkEnd w:id="50"/>
      <w:r>
        <w:rPr/>
        <w:t>B.2</w:t>
        <w:tab/>
        <w:t>Example loudspeaker array</w:t>
      </w:r>
    </w:p>
    <w:p>
      <w:pPr>
        <w:pStyle w:val="Normal"/>
        <w:rPr>
          <w:lang w:val="en-US" w:eastAsia="en-US"/>
        </w:rPr>
      </w:pPr>
      <w:r>
        <w:rPr/>
        <w:t>A</w:t>
      </w:r>
      <w:r>
        <w:rPr>
          <w:lang w:val="en-US" w:eastAsia="en-US"/>
        </w:rPr>
        <w:t>n example implementation with an ambisonic order N = 29 is described below:</w:t>
      </w:r>
    </w:p>
    <w:p>
      <w:pPr>
        <w:pStyle w:val="B1"/>
        <w:rPr/>
      </w:pPr>
      <w:r>
        <w:rPr/>
        <w:t>-</w:t>
        <w:tab/>
        <w:t>A turn table with constant step size of 6 degrees and starting at 0 degree (to obtain 60 positions in azimuth).</w:t>
      </w:r>
    </w:p>
    <w:p>
      <w:pPr>
        <w:pStyle w:val="B1"/>
        <w:rPr/>
      </w:pPr>
      <w:r>
        <w:rPr/>
        <w:t>-</w:t>
        <w:tab/>
        <w:t>Two fixed semi-arcs of radius 2.5 meters separated in azimuth by 90 degrees with 15 loudspeakers on each semi-arc; the elevations of loudspeakers are given (in degrees) by -85, -80, -74, -68, -62, -56, -50, -44, -38, -32, -27, -21, -15,  -9,  -3,   3,   9,  15,  21,  27,  32,  38, 44,  50,  56,  62,  68,  74,  80,  85, where succesive values are alternatively allocated to each semi-arc.</w:t>
      </w:r>
    </w:p>
    <w:p>
      <w:pPr>
        <w:pStyle w:val="NO"/>
        <w:rPr/>
      </w:pPr>
      <w:r>
        <w:rPr>
          <w:lang w:val="en-US" w:eastAsia="en-US"/>
        </w:rPr>
        <w:t>NOTE: In practice, the elevation of -85 degrees may be replaced by a nearby value (e.g. -82 degrees) to leave room for the mounting structure at the bottom of the loudspeaker array.</w:t>
      </w:r>
    </w:p>
    <w:p>
      <w:pPr>
        <w:pStyle w:val="FP"/>
        <w:rPr>
          <w:lang w:val="en-US" w:eastAsia="en-US"/>
        </w:rPr>
      </w:pPr>
      <w:r>
        <w:rPr>
          <w:lang w:val="en-US" w:eastAsia="en-US"/>
        </w:rPr>
      </w:r>
      <w:r>
        <w:br w:type="page"/>
      </w:r>
    </w:p>
    <w:p>
      <w:pPr>
        <w:pStyle w:val="Heading8"/>
        <w:ind w:left="0" w:hanging="0"/>
        <w:rPr>
          <w:lang w:val="en-US" w:eastAsia="en-US"/>
        </w:rPr>
      </w:pPr>
      <w:bookmarkStart w:id="51" w:name="__RefHeading___Toc532295053"/>
      <w:bookmarkStart w:id="52" w:name="historyclause"/>
      <w:bookmarkEnd w:id="51"/>
      <w:bookmarkEnd w:id="52"/>
      <w:r>
        <w:rPr/>
        <w:t>Annex C (informative):</w:t>
        <w:br/>
        <w:t>Change history</w:t>
      </w:r>
    </w:p>
    <w:p>
      <w:pPr>
        <w:pStyle w:val="TH"/>
        <w:rPr>
          <w:lang w:val="en-US" w:eastAsia="en-US"/>
        </w:rPr>
      </w:pPr>
      <w:r>
        <w:rPr>
          <w:lang w:val="en-US" w:eastAsia="en-US"/>
        </w:rPr>
      </w:r>
      <w:bookmarkStart w:id="53" w:name="historyclause"/>
      <w:bookmarkStart w:id="54" w:name="historyclause"/>
      <w:bookmarkEnd w:id="54"/>
    </w:p>
    <w:tbl>
      <w:tblPr>
        <w:tblW w:w="9639" w:type="dxa"/>
        <w:jc w:val="left"/>
        <w:tblInd w:w="-7" w:type="dxa"/>
        <w:tblLayout w:type="fixed"/>
        <w:tblCellMar>
          <w:top w:w="0" w:type="dxa"/>
          <w:left w:w="40" w:type="dxa"/>
          <w:bottom w:w="0" w:type="dxa"/>
          <w:right w:w="40" w:type="dxa"/>
        </w:tblCellMar>
      </w:tblPr>
      <w:tblGrid>
        <w:gridCol w:w="800"/>
        <w:gridCol w:w="800"/>
        <w:gridCol w:w="1094"/>
        <w:gridCol w:w="425"/>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SP-180644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Presented to TSG SA#81 for approval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Approved at TSG SA#81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15.0.0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SP-180969</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0001</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12" w:space="0" w:color="000000"/>
              <w:right w:val="single" w:sz="6" w:space="0" w:color="000000"/>
            </w:tcBorders>
            <w:shd w:fill="FFFFFF" w:val="clear"/>
          </w:tcPr>
          <w:p>
            <w:pPr>
              <w:pStyle w:val="TAL"/>
              <w:rPr/>
            </w:pPr>
            <w:r>
              <w:rPr>
                <w:sz w:val="16"/>
                <w:szCs w:val="16"/>
              </w:rPr>
              <w:t>Corrections to test method with loudspeaker array and turn table</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2020-03</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SA-87-e</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SP-200105</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002</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t>Correction of sensitivity calculation for immersive audio playback</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ins w:id="36" w:author="S4-200951_CR-0500" w:date="2020-07-20T16:23:00Z">
              <w:r>
                <w:rPr>
                  <w:sz w:val="16"/>
                  <w:szCs w:val="16"/>
                </w:rPr>
                <w:t>2020-07</w:t>
              </w:r>
            </w:ins>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ins w:id="37" w:author="S4-200951_CR-0500" w:date="2020-07-20T16:23:00Z">
              <w:r>
                <w:rPr>
                  <w:sz w:val="16"/>
                  <w:szCs w:val="16"/>
                </w:rPr>
                <w:t>-</w:t>
              </w:r>
            </w:ins>
          </w:p>
        </w:tc>
        <w:tc>
          <w:tcPr>
            <w:tcW w:w="1094"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ins w:id="38" w:author="S4-200951_CR-0500" w:date="2020-07-20T16:23:00Z">
              <w:r>
                <w:rPr>
                  <w:sz w:val="16"/>
                  <w:szCs w:val="16"/>
                </w:rPr>
                <w:t>-</w:t>
              </w:r>
            </w:ins>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ins w:id="39" w:author="S4-200951_CR-0500" w:date="2020-07-20T16:23:00Z">
              <w:r>
                <w:rPr>
                  <w:sz w:val="16"/>
                  <w:szCs w:val="16"/>
                </w:rPr>
                <w:t>-</w:t>
              </w:r>
            </w:ins>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R"/>
              <w:jc w:val="center"/>
              <w:rPr>
                <w:sz w:val="16"/>
                <w:szCs w:val="16"/>
              </w:rPr>
            </w:pPr>
            <w:ins w:id="40" w:author="S4-200951_CR-0500" w:date="2020-07-20T16:23:00Z">
              <w:r>
                <w:rPr>
                  <w:sz w:val="16"/>
                  <w:szCs w:val="16"/>
                </w:rPr>
                <w:t>-</w:t>
              </w:r>
            </w:ins>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ins w:id="41" w:author="S4-200951_CR-0500" w:date="2020-07-20T16:23:00Z">
              <w:r>
                <w:rPr>
                  <w:sz w:val="16"/>
                  <w:szCs w:val="16"/>
                </w:rPr>
                <w:t>-</w:t>
              </w:r>
            </w:ins>
          </w:p>
        </w:tc>
        <w:tc>
          <w:tcPr>
            <w:tcW w:w="4962" w:type="dxa"/>
            <w:tcBorders>
              <w:top w:val="single" w:sz="12" w:space="0" w:color="000000"/>
              <w:left w:val="single" w:sz="6" w:space="0" w:color="000000"/>
              <w:bottom w:val="single" w:sz="6" w:space="0" w:color="000000"/>
              <w:right w:val="single" w:sz="6" w:space="0" w:color="000000"/>
            </w:tcBorders>
            <w:shd w:fill="FFFFFF" w:val="clear"/>
          </w:tcPr>
          <w:p>
            <w:pPr>
              <w:pStyle w:val="TAL"/>
              <w:rPr/>
            </w:pPr>
            <w:ins w:id="42" w:author="S4-200951_CR-0500" w:date="2020-07-20T16:23:00Z">
              <w:r>
                <w:rPr/>
                <w:t>Update to Rel-16 version (MCC)</w:t>
              </w:r>
            </w:ins>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C"/>
              <w:rPr>
                <w:b/>
                <w:b/>
                <w:sz w:val="16"/>
                <w:szCs w:val="16"/>
              </w:rPr>
            </w:pPr>
            <w:ins w:id="43" w:author="S4-200951_CR-0500" w:date="2020-07-20T16:23:00Z">
              <w:r>
                <w:rPr>
                  <w:b/>
                  <w:sz w:val="16"/>
                  <w:szCs w:val="16"/>
                </w:rPr>
                <w:t>16.0.0</w:t>
              </w:r>
            </w:ins>
          </w:p>
        </w:tc>
      </w:tr>
    </w:tbl>
    <w:p>
      <w:pPr>
        <w:pStyle w:val="Normal"/>
        <w:widowControl/>
        <w:overflowPunct w:val="false"/>
        <w:autoSpaceDE w:val="false"/>
        <w:bidi w:val="0"/>
        <w:spacing w:before="0" w:after="180"/>
        <w:textAlignment w:val="baseline"/>
        <w:rPr/>
      </w:pPr>
      <w:r>
        <w:rPr/>
      </w:r>
    </w:p>
    <w:sectPr>
      <w:headerReference w:type="default" r:id="rId69"/>
      <w:footerReference w:type="default" r:id="rId70"/>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Geneva">
    <w:charset w:val="00"/>
    <w:family w:val="swiss"/>
    <w:pitch w:val="variable"/>
  </w:font>
  <w:font w:name="Segoe UI">
    <w:charset w:val="00"/>
    <w:family w:val="swiss"/>
    <w:pitch w:val="variable"/>
  </w:font>
  <w:font w:name="Liberation Sans">
    <w:altName w:val="Arial"/>
    <w:charset w:val="01"/>
    <w:family w:val="swiss"/>
    <w:pitch w:val="variable"/>
  </w:font>
  <w:font w:name="Calibri">
    <w:charset w:val="00"/>
    <w:family w:val="swiss"/>
    <w:pitch w:val="variable"/>
  </w:font>
  <w:font w:name="Cambria Math">
    <w:charset w:val="00"/>
    <w:family w:val="roman"/>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284"/>
        <w:tab w:val="left" w:pos="1010" w:leader="none"/>
        <w:tab w:val="center" w:pos="4820" w:leader="none"/>
      </w:tabs>
      <w:jc w:val="left"/>
      <w:rPr/>
    </w:pPr>
    <w:r>
      <w:rPr/>
      <w:tab/>
      <w:tab/>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92">
              <wp:simplePos x="0" y="0"/>
              <wp:positionH relativeFrom="margin">
                <wp:align>right</wp:align>
              </wp:positionH>
              <wp:positionV relativeFrom="paragraph">
                <wp:posOffset>635</wp:posOffset>
              </wp:positionV>
              <wp:extent cx="2555875" cy="180340"/>
              <wp:effectExtent l="0" t="0" r="0" b="0"/>
              <wp:wrapSquare wrapText="largest"/>
              <wp:docPr id="67" name="Frame10"/>
              <a:graphic xmlns:a="http://schemas.openxmlformats.org/drawingml/2006/main">
                <a:graphicData uri="http://schemas.microsoft.com/office/word/2010/wordprocessingShape">
                  <wps:wsp>
                    <wps:cNvSpPr txBox="1"/>
                    <wps:spPr>
                      <a:xfrm>
                        <a:off x="0" y="0"/>
                        <a:ext cx="2555875"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26.260 V15.2.016.0.0 (2020-032020-07)</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201.25pt;height:14.2pt;mso-wrap-distance-left:0pt;mso-wrap-distance-right:0pt;mso-wrap-distance-top:0pt;mso-wrap-distance-bottom:0pt;margin-top:0.05pt;mso-position-vertical-relative:text;margin-left:280.75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26.260 V15.2.016.0.0 (2020-032020-07)</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14">
              <wp:simplePos x="0" y="0"/>
              <wp:positionH relativeFrom="margin">
                <wp:align>center</wp:align>
              </wp:positionH>
              <wp:positionV relativeFrom="paragraph">
                <wp:posOffset>4445</wp:posOffset>
              </wp:positionV>
              <wp:extent cx="127635" cy="180340"/>
              <wp:effectExtent l="0" t="0" r="0" b="0"/>
              <wp:wrapSquare wrapText="largest"/>
              <wp:docPr id="68" name="Frame11"/>
              <a:graphic xmlns:a="http://schemas.openxmlformats.org/drawingml/2006/main">
                <a:graphicData uri="http://schemas.microsoft.com/office/word/2010/wordprocessingShape">
                  <wps:wsp>
                    <wps:cNvSpPr txBox="1"/>
                    <wps:spPr>
                      <a:xfrm>
                        <a:off x="0" y="0"/>
                        <a:ext cx="127635"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23</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0.05pt;height:14.2pt;mso-wrap-distance-left:0pt;mso-wrap-distance-right:0pt;mso-wrap-distance-top:0pt;mso-wrap-distance-bottom:0pt;margin-top:0.35pt;mso-position-vertical-relative:text;margin-left:236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23</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36">
              <wp:simplePos x="0" y="0"/>
              <wp:positionH relativeFrom="margin">
                <wp:align>left</wp:align>
              </wp:positionH>
              <wp:positionV relativeFrom="paragraph">
                <wp:posOffset>4445</wp:posOffset>
              </wp:positionV>
              <wp:extent cx="751205" cy="180340"/>
              <wp:effectExtent l="0" t="0" r="0" b="0"/>
              <wp:wrapSquare wrapText="largest"/>
              <wp:docPr id="69" name="Frame12"/>
              <a:graphic xmlns:a="http://schemas.openxmlformats.org/drawingml/2006/main">
                <a:graphicData uri="http://schemas.microsoft.com/office/word/2010/wordprocessingShape">
                  <wps:wsp>
                    <wps:cNvSpPr txBox="1"/>
                    <wps:spPr>
                      <a:xfrm>
                        <a:off x="0" y="0"/>
                        <a:ext cx="751205"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15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59.15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15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737"/>
        </w:tabs>
        <w:ind w:left="737" w:hanging="453"/>
      </w:pPr>
      <w:rPr>
        <w:rFonts w:ascii="Symbol" w:hAnsi="Symbol" w:cs="Symbol" w:hint="default"/>
        <w:color w:val="000000"/>
      </w:rPr>
    </w:lvl>
  </w:abstractNum>
  <w:abstractNum w:abstractNumId="3">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trackRevisions/>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7z0">
    <w:name w:val="WW8Num7z0"/>
    <w:qFormat/>
    <w:rPr>
      <w:rFonts w:ascii="Symbol" w:hAnsi="Symbol" w:cs="Symbol"/>
    </w:rPr>
  </w:style>
  <w:style w:type="character" w:styleId="WW8Num10z0">
    <w:name w:val="WW8Num10z0"/>
    <w:qFormat/>
    <w:rPr/>
  </w:style>
  <w:style w:type="character" w:styleId="WW8Num11z0">
    <w:name w:val="WW8Num11z0"/>
    <w:qFormat/>
    <w:rPr>
      <w:i w:val="false"/>
    </w:rPr>
  </w:style>
  <w:style w:type="character" w:styleId="WW8Num12z0">
    <w:name w:val="WW8Num12z0"/>
    <w:qFormat/>
    <w:rPr/>
  </w:style>
  <w:style w:type="character" w:styleId="WW8Num14z0">
    <w:name w:val="WW8Num14z0"/>
    <w:qFormat/>
    <w:rPr>
      <w:rFonts w:ascii="Times New Roman" w:hAnsi="Times New Roman" w:eastAsia="Times New Roman" w:cs="Times New Roman"/>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6z0">
    <w:name w:val="WW8Num16z0"/>
    <w:qFormat/>
    <w:rPr>
      <w:i w:val="false"/>
    </w:rPr>
  </w:style>
  <w:style w:type="character" w:styleId="WW8Num17z0">
    <w:name w:val="WW8Num17z0"/>
    <w:qFormat/>
    <w:rPr/>
  </w:style>
  <w:style w:type="character" w:styleId="WW8Num18z0">
    <w:name w:val="WW8Num18z0"/>
    <w:qFormat/>
    <w:rPr>
      <w:rFonts w:ascii="Symbol" w:hAnsi="Symbol" w:cs="Symbol"/>
      <w:color w:val="000000"/>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21z0">
    <w:name w:val="WW8Num21z0"/>
    <w:qFormat/>
    <w:rPr>
      <w:sz w:val="22"/>
    </w:rPr>
  </w:style>
  <w:style w:type="character" w:styleId="WW8Num22z0">
    <w:name w:val="WW8Num22z0"/>
    <w:qFormat/>
    <w:rPr>
      <w:rFonts w:ascii="Symbol" w:hAnsi="Symbol" w:cs="Symbol"/>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4z0">
    <w:name w:val="WW8Num24z0"/>
    <w:qFormat/>
    <w:rPr/>
  </w:style>
  <w:style w:type="character" w:styleId="WW8Num26z0">
    <w:name w:val="WW8Num26z0"/>
    <w:qFormat/>
    <w:rPr>
      <w:rFonts w:ascii="Symbol" w:hAnsi="Symbol" w:cs="Symbol"/>
    </w:rPr>
  </w:style>
  <w:style w:type="character" w:styleId="WW8Num26z1">
    <w:name w:val="WW8Num26z1"/>
    <w:qFormat/>
    <w:rPr>
      <w:rFonts w:ascii="Courier New" w:hAnsi="Courier New" w:cs="Times New Roman"/>
    </w:rPr>
  </w:style>
  <w:style w:type="character" w:styleId="WW8Num26z2">
    <w:name w:val="WW8Num26z2"/>
    <w:qFormat/>
    <w:rPr>
      <w:rFonts w:cs="Times New Roman"/>
    </w:rPr>
  </w:style>
  <w:style w:type="character" w:styleId="WW8Num27z0">
    <w:name w:val="WW8Num27z0"/>
    <w:qFormat/>
    <w:rPr/>
  </w:style>
  <w:style w:type="character" w:styleId="WW8Num28z0">
    <w:name w:val="WW8Num28z0"/>
    <w:qFormat/>
    <w:rPr>
      <w:rFonts w:ascii="Symbol" w:hAnsi="Symbol" w:cs="Symbol"/>
    </w:rPr>
  </w:style>
  <w:style w:type="character" w:styleId="WW8Num28z1">
    <w:name w:val="WW8Num28z1"/>
    <w:qFormat/>
    <w:rPr>
      <w:rFonts w:ascii="Courier New" w:hAnsi="Courier New" w:cs="Courier New"/>
    </w:rPr>
  </w:style>
  <w:style w:type="character" w:styleId="WW8Num28z2">
    <w:name w:val="WW8Num28z2"/>
    <w:qFormat/>
    <w:rPr>
      <w:rFonts w:ascii="Wingdings" w:hAnsi="Wingdings" w:cs="Wingdings"/>
    </w:rPr>
  </w:style>
  <w:style w:type="character" w:styleId="WW8Num29z0">
    <w:name w:val="WW8Num29z0"/>
    <w:qFormat/>
    <w:rPr>
      <w:sz w:val="22"/>
    </w:rPr>
  </w:style>
  <w:style w:type="character" w:styleId="WW8Num30z0">
    <w:name w:val="WW8Num30z0"/>
    <w:qFormat/>
    <w:rPr>
      <w:sz w:val="22"/>
    </w:rPr>
  </w:style>
  <w:style w:type="character" w:styleId="WW8Num32z0">
    <w:name w:val="WW8Num32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WW8NumSt4z0">
    <w:name w:val="WW8NumSt4z0"/>
    <w:qFormat/>
    <w:rPr>
      <w:rFonts w:ascii="Geneva" w:hAnsi="Geneva" w:cs="Geneva"/>
    </w:rPr>
  </w:style>
  <w:style w:type="character" w:styleId="DefaultParagraphFont">
    <w:name w:val="Default Paragraph Font"/>
    <w:qFormat/>
    <w:rPr/>
  </w:style>
  <w:style w:type="character" w:styleId="ZGSM">
    <w:name w:val="ZGSM"/>
    <w:qFormat/>
    <w:rPr/>
  </w:style>
  <w:style w:type="character" w:styleId="ListParagraphChar">
    <w:name w:val="List Paragraph Char"/>
    <w:qFormat/>
    <w:rPr/>
  </w:style>
  <w:style w:type="character" w:styleId="BalloonTextChar">
    <w:name w:val="Balloon Text Char"/>
    <w:qFormat/>
    <w:rPr>
      <w:rFonts w:ascii="Segoe UI" w:hAnsi="Segoe UI" w:cs="Segoe UI"/>
      <w:sz w:val="18"/>
      <w:szCs w:val="18"/>
      <w:lang w:val="en-GB"/>
    </w:rPr>
  </w:style>
  <w:style w:type="character" w:styleId="CommentReference">
    <w:name w:val="Comment Reference"/>
    <w:qFormat/>
    <w:rPr>
      <w:sz w:val="16"/>
    </w:rPr>
  </w:style>
  <w:style w:type="character" w:styleId="CommentTextChar">
    <w:name w:val="Comment Text Char"/>
    <w:qFormat/>
    <w:rPr>
      <w:lang w:val="en-GB"/>
    </w:rPr>
  </w:style>
  <w:style w:type="character" w:styleId="Emphasis">
    <w:name w:val="Emphasis"/>
    <w:qFormat/>
    <w:rPr>
      <w:i/>
      <w:iCs/>
    </w:rPr>
  </w:style>
  <w:style w:type="character" w:styleId="CommentSubjectChar">
    <w:name w:val="Comment Subject Char"/>
    <w:qFormat/>
    <w:rPr>
      <w:b/>
      <w:bCs/>
      <w:lang w:val="en-GB"/>
    </w:rPr>
  </w:style>
  <w:style w:type="character" w:styleId="PlaceholderText">
    <w:name w:val="Placeholder Text"/>
    <w:qFormat/>
    <w:rPr>
      <w:color w:val="808080"/>
    </w:rPr>
  </w:style>
  <w:style w:type="character" w:styleId="FootnoteCharacters">
    <w:name w:val="Footnote Characters"/>
    <w:qFormat/>
    <w:rPr>
      <w:b/>
      <w:sz w:val="16"/>
      <w:vertAlign w:val="superscript"/>
    </w:rPr>
  </w:style>
  <w:style w:type="character" w:styleId="FootnoteTextChar">
    <w:name w:val="Footnote Text Char"/>
    <w:qFormat/>
    <w:rPr>
      <w:sz w:val="16"/>
    </w:rPr>
  </w:style>
  <w:style w:type="character" w:styleId="B1Car">
    <w:name w:val="B1+ Car"/>
    <w:qFormat/>
    <w:rPr/>
  </w:style>
  <w:style w:type="character" w:styleId="THChar">
    <w:name w:val="TH Char"/>
    <w:qFormat/>
    <w:rPr>
      <w:rFonts w:ascii="Arial" w:hAnsi="Arial" w:cs="Arial"/>
      <w:b/>
      <w:lang w:val="en-GB"/>
    </w:rPr>
  </w:style>
  <w:style w:type="character" w:styleId="TFChar">
    <w:name w:val="TF Char"/>
    <w:qFormat/>
    <w:rPr>
      <w:rFonts w:ascii="Arial" w:hAnsi="Arial" w:cs="Arial"/>
      <w:b/>
      <w:lang w:val="en-GB"/>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ind w:left="568" w:hanging="284"/>
    </w:pPr>
    <w:rPr/>
  </w:style>
  <w:style w:type="paragraph" w:styleId="Caption">
    <w:name w:val="Caption"/>
    <w:basedOn w:val="Normal"/>
    <w:next w:val="Normal"/>
    <w:qFormat/>
    <w:pPr/>
    <w:rPr>
      <w:b/>
      <w:bCs/>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2">
    <w:name w:val="List Bullet 3"/>
    <w:basedOn w:val="List"/>
    <w:pPr>
      <w:ind w:left="851" w:hanging="284"/>
    </w:pPr>
    <w:rPr/>
  </w:style>
  <w:style w:type="paragraph" w:styleId="B2">
    <w:name w:val="B2"/>
    <w:basedOn w:val="List2"/>
    <w:qFormat/>
    <w:pPr/>
    <w:rPr/>
  </w:style>
  <w:style w:type="paragraph" w:styleId="List3">
    <w:name w:val="List Bullet 4"/>
    <w:basedOn w:val="List2"/>
    <w:pPr>
      <w:ind w:left="1135" w:hanging="284"/>
    </w:pPr>
    <w:rPr/>
  </w:style>
  <w:style w:type="paragraph" w:styleId="B3">
    <w:name w:val="B3"/>
    <w:basedOn w:val="List3"/>
    <w:qFormat/>
    <w:pPr/>
    <w:rPr/>
  </w:style>
  <w:style w:type="paragraph" w:styleId="List4">
    <w:name w:val="List Bullet 5"/>
    <w:basedOn w:val="List3"/>
    <w:pPr>
      <w:ind w:left="1418" w:hanging="284"/>
    </w:pPr>
    <w:rPr/>
  </w:style>
  <w:style w:type="paragraph" w:styleId="B4">
    <w:name w:val="B4"/>
    <w:basedOn w:val="List4"/>
    <w:qFormat/>
    <w:pPr/>
    <w:rPr/>
  </w:style>
  <w:style w:type="paragraph" w:styleId="List5">
    <w:name w:val="List Number"/>
    <w:basedOn w:val="List4"/>
    <w:pPr>
      <w:ind w:left="1702" w:hanging="284"/>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B11">
    <w:name w:val="B1+"/>
    <w:basedOn w:val="B1"/>
    <w:qFormat/>
    <w:pPr>
      <w:numPr>
        <w:ilvl w:val="0"/>
        <w:numId w:val="2"/>
      </w:numPr>
    </w:pPr>
    <w:rPr>
      <w:lang w:val="en-US"/>
    </w:rPr>
  </w:style>
  <w:style w:type="paragraph" w:styleId="BalloonText">
    <w:name w:val="Balloon Text"/>
    <w:basedOn w:val="Normal"/>
    <w:qFormat/>
    <w:pPr>
      <w:spacing w:before="0" w:after="0"/>
    </w:pPr>
    <w:rPr>
      <w:rFonts w:ascii="Segoe UI" w:hAnsi="Segoe UI" w:cs="Segoe UI"/>
      <w:sz w:val="18"/>
      <w:szCs w:val="18"/>
    </w:rPr>
  </w:style>
  <w:style w:type="paragraph" w:styleId="ListNumber">
    <w:name w:val="List Number"/>
    <w:basedOn w:val="List"/>
    <w:qFormat/>
    <w:pPr>
      <w:numPr>
        <w:ilvl w:val="0"/>
        <w:numId w:val="3"/>
      </w:numPr>
    </w:pPr>
    <w:rPr/>
  </w:style>
  <w:style w:type="paragraph" w:styleId="ListBullet">
    <w:name w:val="List Bullet"/>
    <w:basedOn w:val="List"/>
    <w:qFormat/>
    <w:pPr>
      <w:numPr>
        <w:ilvl w:val="0"/>
        <w:numId w:val="4"/>
      </w:numPr>
    </w:pPr>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ListParagraph">
    <w:name w:val="List Paragraph"/>
    <w:basedOn w:val="Normal"/>
    <w:qFormat/>
    <w:pPr>
      <w:spacing w:before="0" w:after="180"/>
      <w:ind w:left="720" w:hanging="0"/>
      <w:contextualSpacing/>
    </w:pPr>
    <w:rPr>
      <w:lang w:val="en-US"/>
    </w:rPr>
  </w:style>
  <w:style w:type="paragraph" w:styleId="Revision">
    <w:name w:val="Revision"/>
    <w:qFormat/>
    <w:pPr>
      <w:widowControl/>
      <w:bidi w:val="0"/>
    </w:pPr>
    <w:rPr>
      <w:rFonts w:ascii="Times New Roman" w:hAnsi="Times New Roman" w:eastAsia="Times New Roman" w:cs="Times New Roman"/>
      <w:color w:val="auto"/>
      <w:sz w:val="20"/>
      <w:szCs w:val="24"/>
      <w:lang w:val="en-US" w:bidi="ar-SA" w:eastAsia="zh-CN"/>
    </w:rPr>
  </w:style>
  <w:style w:type="paragraph" w:styleId="Footnote">
    <w:name w:val="Footnote Text"/>
    <w:basedOn w:val="Normal"/>
    <w:pPr>
      <w:keepLines/>
      <w:ind w:left="454" w:hanging="454"/>
    </w:pPr>
    <w:rPr>
      <w:sz w:val="16"/>
      <w:lang w:val="en-US"/>
    </w:rPr>
  </w:style>
  <w:style w:type="paragraph" w:styleId="Index1">
    <w:name w:val="Index 1"/>
    <w:basedOn w:val="Normal"/>
    <w:pPr>
      <w:keepLines/>
    </w:pPr>
    <w:rPr/>
  </w:style>
  <w:style w:type="paragraph" w:styleId="Index2">
    <w:name w:val="Index 2"/>
    <w:basedOn w:val="Index1"/>
    <w:pPr>
      <w:ind w:left="284" w:hanging="0"/>
    </w:pPr>
    <w:rPr/>
  </w:style>
  <w:style w:type="paragraph" w:styleId="ListBullet2">
    <w:name w:val="List Bullet 2"/>
    <w:basedOn w:val="ListBullet"/>
    <w:qFormat/>
    <w:pPr>
      <w:numPr>
        <w:ilvl w:val="0"/>
        <w:numId w:val="5"/>
      </w:numPr>
      <w:ind w:left="851" w:hanging="284"/>
    </w:pPr>
    <w:rPr/>
  </w:style>
  <w:style w:type="paragraph" w:styleId="ListBullet3">
    <w:name w:val="List Bullet 3"/>
    <w:basedOn w:val="ListBullet2"/>
    <w:qFormat/>
    <w:pPr>
      <w:ind w:left="1135"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ListNumber2">
    <w:name w:val="List Number 2"/>
    <w:basedOn w:val="ListNumber"/>
    <w:qFormat/>
    <w:pPr>
      <w:numPr>
        <w:ilvl w:val="0"/>
        <w:numId w:val="6"/>
      </w:numPr>
      <w:ind w:left="851" w:hanging="284"/>
    </w:pPr>
    <w:rPr/>
  </w:style>
  <w:style w:type="paragraph" w:styleId="FL">
    <w:name w:val="FL"/>
    <w:basedOn w:val="Normal"/>
    <w:qFormat/>
    <w:pPr>
      <w:keepNext w:val="true"/>
      <w:keepLines/>
      <w:spacing w:before="60" w:after="180"/>
      <w:jc w:val="center"/>
    </w:pPr>
    <w:rPr>
      <w:rFonts w:ascii="Arial" w:hAnsi="Arial" w:cs="Arial"/>
      <w:b/>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wmf"/><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oleObject" Target="embeddings/oleObject1.bin"/><Relationship Id="rId16" Type="http://schemas.openxmlformats.org/officeDocument/2006/relationships/image" Target="media/image10.wmf"/><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5.png"/><Relationship Id="rId23" Type="http://schemas.openxmlformats.org/officeDocument/2006/relationships/image" Target="media/image8.png"/><Relationship Id="rId24" Type="http://schemas.openxmlformats.org/officeDocument/2006/relationships/image" Target="media/image16.png"/><Relationship Id="rId25" Type="http://schemas.openxmlformats.org/officeDocument/2006/relationships/image" Target="media/image8.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oleObject" Target="embeddings/oleObject2.bin"/><Relationship Id="rId31" Type="http://schemas.openxmlformats.org/officeDocument/2006/relationships/image" Target="media/image20.wmf"/><Relationship Id="rId32" Type="http://schemas.openxmlformats.org/officeDocument/2006/relationships/oleObject" Target="embeddings/oleObject3.bin"/><Relationship Id="rId33" Type="http://schemas.openxmlformats.org/officeDocument/2006/relationships/image" Target="media/image21.wmf"/><Relationship Id="rId34" Type="http://schemas.openxmlformats.org/officeDocument/2006/relationships/oleObject" Target="embeddings/oleObject4.bin"/><Relationship Id="rId35" Type="http://schemas.openxmlformats.org/officeDocument/2006/relationships/image" Target="media/image22.wmf"/><Relationship Id="rId36" Type="http://schemas.openxmlformats.org/officeDocument/2006/relationships/oleObject" Target="embeddings/oleObject5.bin"/><Relationship Id="rId37" Type="http://schemas.openxmlformats.org/officeDocument/2006/relationships/image" Target="media/image23.wmf"/><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27.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27.png"/><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27.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27.png"/><Relationship Id="rId54" Type="http://schemas.openxmlformats.org/officeDocument/2006/relationships/image" Target="media/image36.png"/><Relationship Id="rId55" Type="http://schemas.openxmlformats.org/officeDocument/2006/relationships/image" Target="media/image37.png"/><Relationship Id="rId56" Type="http://schemas.openxmlformats.org/officeDocument/2006/relationships/image" Target="media/image27.png"/><Relationship Id="rId57" Type="http://schemas.openxmlformats.org/officeDocument/2006/relationships/image" Target="media/image38.png"/><Relationship Id="rId58" Type="http://schemas.openxmlformats.org/officeDocument/2006/relationships/image" Target="media/image39.png"/><Relationship Id="rId59" Type="http://schemas.openxmlformats.org/officeDocument/2006/relationships/image" Target="media/image40.png"/><Relationship Id="rId60" Type="http://schemas.openxmlformats.org/officeDocument/2006/relationships/image" Target="media/image41.png"/><Relationship Id="rId61" Type="http://schemas.openxmlformats.org/officeDocument/2006/relationships/image" Target="media/image42.png"/><Relationship Id="rId62" Type="http://schemas.openxmlformats.org/officeDocument/2006/relationships/image" Target="media/image43.png"/><Relationship Id="rId63" Type="http://schemas.openxmlformats.org/officeDocument/2006/relationships/image" Target="media/image26.png"/><Relationship Id="rId64" Type="http://schemas.openxmlformats.org/officeDocument/2006/relationships/image" Target="media/image43.png"/><Relationship Id="rId65" Type="http://schemas.openxmlformats.org/officeDocument/2006/relationships/image" Target="media/image44.png"/><Relationship Id="rId66" Type="http://schemas.openxmlformats.org/officeDocument/2006/relationships/image" Target="media/image45.png"/><Relationship Id="rId67" Type="http://schemas.openxmlformats.org/officeDocument/2006/relationships/image" Target="media/image42.png"/><Relationship Id="rId68" Type="http://schemas.openxmlformats.org/officeDocument/2006/relationships/image" Target="media/image46.png"/><Relationship Id="rId69" Type="http://schemas.openxmlformats.org/officeDocument/2006/relationships/header" Target="header1.xml"/><Relationship Id="rId70" Type="http://schemas.openxmlformats.org/officeDocument/2006/relationships/footer" Target="footer1.xml"/><Relationship Id="rId71" Type="http://schemas.openxmlformats.org/officeDocument/2006/relationships/numbering" Target="numbering.xml"/><Relationship Id="rId72" Type="http://schemas.openxmlformats.org/officeDocument/2006/relationships/fontTable" Target="fontTable.xml"/><Relationship Id="rId7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2020-07-20T14:23:00Z</dcterms:created>
  <dc:creator>TSG SA WG4 Codec</dc:creator>
  <dc:description/>
  <cp:keywords>Immersive audio systems objective test methodologies</cp:keywords>
  <dc:language>en-US</dc:language>
  <cp:lastModifiedBy>S4-200951_CR-0500</cp:lastModifiedBy>
  <dcterms:modified xsi:type="dcterms:W3CDTF">2020-07-20T14:23:00Z</dcterms:modified>
  <cp:revision>2</cp:revision>
  <dc:subject>3GPP TS 26.260 Objective test methodologies for the evaluation of immersive audio systems (Release 16)</dc:subject>
  <dc:title>3GPP TS 26.260 v. 15.1.0</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